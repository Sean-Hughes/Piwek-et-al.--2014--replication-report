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25A0C" w14:textId="39EB9B09" w:rsidR="004C4BB7" w:rsidRPr="004C4BB7" w:rsidRDefault="00E65FA2">
      <w:pPr>
        <w:rPr>
          <w:rFonts w:ascii="Times New Roman" w:hAnsi="Times New Roman" w:cs="Times New Roman"/>
          <w:sz w:val="28"/>
          <w:szCs w:val="28"/>
        </w:rPr>
      </w:pPr>
      <w:sdt>
        <w:sdtPr>
          <w:rPr>
            <w:rFonts w:ascii="Times New Roman" w:hAnsi="Times New Roman" w:cs="Times New Roman"/>
            <w:b/>
            <w:bCs/>
            <w:i/>
            <w:iCs/>
            <w:sz w:val="28"/>
            <w:szCs w:val="28"/>
          </w:rPr>
          <w:id w:val="-2047825354"/>
          <w:docPartObj>
            <w:docPartGallery w:val="Cover Pages"/>
            <w:docPartUnique/>
          </w:docPartObj>
        </w:sdtPr>
        <w:sdtEndPr>
          <w:rPr>
            <w:b w:val="0"/>
            <w:bCs w:val="0"/>
            <w:i w:val="0"/>
            <w:iCs w:val="0"/>
          </w:rPr>
        </w:sdtEndPr>
        <w:sdtContent>
          <w:bookmarkStart w:id="0" w:name="_MON_1653588480"/>
          <w:bookmarkStart w:id="1" w:name="_MON_1653591750"/>
          <w:bookmarkStart w:id="2" w:name="_MON_1653725601"/>
          <w:bookmarkEnd w:id="0"/>
          <w:bookmarkEnd w:id="1"/>
          <w:bookmarkEnd w:id="2"/>
          <w:r w:rsidR="00AF344E" w:rsidRPr="001C260D">
            <w:rPr>
              <w:rFonts w:ascii="Times New Roman" w:hAnsi="Times New Roman" w:cs="Times New Roman"/>
              <w:b/>
              <w:bCs/>
              <w:i/>
              <w:iCs/>
              <w:sz w:val="28"/>
              <w:szCs w:val="28"/>
            </w:rPr>
            <w:object w:dxaOrig="8494" w:dyaOrig="8140" w14:anchorId="2F7FC3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406.9pt" o:ole="">
                <v:imagedata r:id="rId8" o:title=""/>
              </v:shape>
              <o:OLEObject Type="Embed" ProgID="Word.Document.12" ShapeID="_x0000_i1025" DrawAspect="Content" ObjectID="_1682779156" r:id="rId9">
                <o:FieldCodes>\s</o:FieldCodes>
              </o:OLEObject>
            </w:object>
          </w:r>
        </w:sdtContent>
      </w:sdt>
      <w:r w:rsidR="001C260D">
        <w:rPr>
          <w:rFonts w:ascii="Times New Roman" w:hAnsi="Times New Roman" w:cs="Times New Roman"/>
          <w:sz w:val="28"/>
          <w:szCs w:val="28"/>
        </w:rPr>
        <w:br w:type="page"/>
      </w:r>
    </w:p>
    <w:p w14:paraId="298A0C69" w14:textId="77777777" w:rsidR="00CE5BBB" w:rsidRDefault="00CE5BBB" w:rsidP="004C4BB7">
      <w:pPr>
        <w:pStyle w:val="K1"/>
      </w:pPr>
    </w:p>
    <w:p w14:paraId="29D63D10" w14:textId="77777777" w:rsidR="00CE5BBB" w:rsidRDefault="00CE5BBB">
      <w:pPr>
        <w:rPr>
          <w:rFonts w:ascii="Times New Roman" w:hAnsi="Times New Roman" w:cs="Times New Roman"/>
          <w:b/>
          <w:bCs/>
          <w:i/>
          <w:iCs/>
          <w:sz w:val="28"/>
          <w:szCs w:val="28"/>
        </w:rPr>
      </w:pPr>
      <w:r>
        <w:br w:type="page"/>
      </w:r>
    </w:p>
    <w:p w14:paraId="7C31F848" w14:textId="5DE10FB8" w:rsidR="002D7743" w:rsidRPr="0094641B" w:rsidRDefault="002D7743" w:rsidP="004C4BB7">
      <w:pPr>
        <w:pStyle w:val="K1"/>
      </w:pPr>
      <w:r w:rsidRPr="0094641B">
        <w:lastRenderedPageBreak/>
        <w:t>Corona Preambule</w:t>
      </w:r>
    </w:p>
    <w:p w14:paraId="684B698C" w14:textId="77777777" w:rsidR="002D7743" w:rsidRPr="0094641B" w:rsidRDefault="002D7743">
      <w:pPr>
        <w:rPr>
          <w:rFonts w:ascii="Times New Roman" w:hAnsi="Times New Roman" w:cs="Times New Roman"/>
          <w:b/>
          <w:bCs/>
          <w:i/>
          <w:iCs/>
          <w:sz w:val="28"/>
          <w:szCs w:val="28"/>
        </w:rPr>
      </w:pPr>
      <w:r w:rsidRPr="0094641B">
        <w:br w:type="page"/>
      </w:r>
    </w:p>
    <w:p w14:paraId="39824944" w14:textId="240ED699" w:rsidR="00CE5BBB" w:rsidRPr="0094641B" w:rsidRDefault="00CE5BBB" w:rsidP="004C4BB7">
      <w:pPr>
        <w:pStyle w:val="K1"/>
      </w:pPr>
      <w:bookmarkStart w:id="3" w:name="_Toc72097822"/>
      <w:r w:rsidRPr="0094641B">
        <w:lastRenderedPageBreak/>
        <w:t>Abstract</w:t>
      </w:r>
      <w:bookmarkEnd w:id="3"/>
    </w:p>
    <w:p w14:paraId="28BA20DF" w14:textId="11766663" w:rsidR="00CE5BBB" w:rsidRPr="0094641B" w:rsidRDefault="00CA01DB">
      <w:pPr>
        <w:rPr>
          <w:rFonts w:ascii="Times New Roman" w:hAnsi="Times New Roman" w:cs="Times New Roman"/>
          <w:b/>
          <w:bCs/>
          <w:i/>
          <w:iCs/>
          <w:sz w:val="28"/>
          <w:szCs w:val="28"/>
        </w:rPr>
      </w:pPr>
      <w:r w:rsidRPr="0094641B">
        <w:t>200 -250 woorden</w:t>
      </w:r>
    </w:p>
    <w:p w14:paraId="1CA67311" w14:textId="77777777" w:rsidR="00CE5BBB" w:rsidRPr="0094641B" w:rsidRDefault="00CE5BBB" w:rsidP="004C4BB7">
      <w:pPr>
        <w:pStyle w:val="K1"/>
      </w:pPr>
    </w:p>
    <w:p w14:paraId="77216E08" w14:textId="77777777" w:rsidR="00CA01DB" w:rsidRPr="0094641B" w:rsidRDefault="00CA01DB">
      <w:pPr>
        <w:rPr>
          <w:rFonts w:ascii="Times New Roman" w:hAnsi="Times New Roman" w:cs="Times New Roman"/>
          <w:b/>
          <w:bCs/>
          <w:i/>
          <w:iCs/>
          <w:sz w:val="28"/>
          <w:szCs w:val="28"/>
        </w:rPr>
      </w:pPr>
      <w:bookmarkStart w:id="4" w:name="_Toc72097823"/>
      <w:r w:rsidRPr="0094641B">
        <w:br w:type="page"/>
      </w:r>
    </w:p>
    <w:p w14:paraId="27F2EB5A" w14:textId="11FB776E" w:rsidR="002A672C" w:rsidRPr="0094641B" w:rsidRDefault="00CE5BBB" w:rsidP="002A672C">
      <w:pPr>
        <w:pStyle w:val="K1"/>
      </w:pPr>
      <w:r w:rsidRPr="0094641B">
        <w:lastRenderedPageBreak/>
        <w:t>Voorwo</w:t>
      </w:r>
      <w:r w:rsidR="002A672C" w:rsidRPr="0094641B">
        <w:t>ord</w:t>
      </w:r>
    </w:p>
    <w:bookmarkEnd w:id="4"/>
    <w:p w14:paraId="3300704E" w14:textId="77777777" w:rsidR="00CE5BBB" w:rsidRDefault="00CE5BBB">
      <w:r>
        <w:br w:type="page"/>
      </w:r>
    </w:p>
    <w:p w14:paraId="572245E6" w14:textId="1849B601" w:rsidR="00CE5BBB" w:rsidRDefault="00197902">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Inhoudstafel</w:t>
      </w:r>
    </w:p>
    <w:p w14:paraId="303B51C9" w14:textId="389925E6" w:rsidR="00303BC5" w:rsidRPr="00A711B2" w:rsidRDefault="00D16EF3" w:rsidP="004C4BB7">
      <w:pPr>
        <w:pStyle w:val="K1"/>
      </w:pPr>
      <w:bookmarkStart w:id="5" w:name="_Toc72097824"/>
      <w:r>
        <w:t>Een</w:t>
      </w:r>
      <w:r w:rsidR="00A3504A">
        <w:t xml:space="preserve"> algemene</w:t>
      </w:r>
      <w:r>
        <w:t xml:space="preserve"> kijk op robotica</w:t>
      </w:r>
      <w:bookmarkEnd w:id="5"/>
    </w:p>
    <w:p w14:paraId="15D2181B" w14:textId="6C6BB957" w:rsidR="001B50A0" w:rsidRDefault="006E70DF" w:rsidP="007D24B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w:t>
      </w:r>
      <w:r w:rsidR="00303BC5">
        <w:rPr>
          <w:rFonts w:ascii="Times New Roman" w:hAnsi="Times New Roman" w:cs="Times New Roman"/>
          <w:sz w:val="24"/>
          <w:szCs w:val="24"/>
        </w:rPr>
        <w:t>n</w:t>
      </w:r>
      <w:r>
        <w:rPr>
          <w:rFonts w:ascii="Times New Roman" w:hAnsi="Times New Roman" w:cs="Times New Roman"/>
          <w:sz w:val="24"/>
          <w:szCs w:val="24"/>
        </w:rPr>
        <w:t xml:space="preserve"> het jaar</w:t>
      </w:r>
      <w:r w:rsidR="00303BC5">
        <w:rPr>
          <w:rFonts w:ascii="Times New Roman" w:hAnsi="Times New Roman" w:cs="Times New Roman"/>
          <w:sz w:val="24"/>
          <w:szCs w:val="24"/>
        </w:rPr>
        <w:t xml:space="preserve"> 1920 </w:t>
      </w:r>
      <w:r>
        <w:rPr>
          <w:rFonts w:ascii="Times New Roman" w:hAnsi="Times New Roman" w:cs="Times New Roman"/>
          <w:sz w:val="24"/>
          <w:szCs w:val="24"/>
        </w:rPr>
        <w:t>verscheen</w:t>
      </w:r>
      <w:r w:rsidR="00303BC5">
        <w:rPr>
          <w:rFonts w:ascii="Times New Roman" w:hAnsi="Times New Roman" w:cs="Times New Roman"/>
          <w:sz w:val="24"/>
          <w:szCs w:val="24"/>
        </w:rPr>
        <w:t xml:space="preserve"> de term ‘robot’ voor de eerste keer in een theaterstuk van de Tsjechische schrijver Karel </w:t>
      </w:r>
      <w:r w:rsidR="00303BC5" w:rsidRPr="00262033">
        <w:rPr>
          <w:rFonts w:ascii="Times New Roman" w:hAnsi="Times New Roman" w:cs="Times New Roman"/>
          <w:sz w:val="24"/>
          <w:szCs w:val="24"/>
        </w:rPr>
        <w:t>Ča</w:t>
      </w:r>
      <w:r w:rsidR="00303BC5">
        <w:rPr>
          <w:rFonts w:ascii="Times New Roman" w:hAnsi="Times New Roman" w:cs="Times New Roman"/>
          <w:sz w:val="24"/>
          <w:szCs w:val="24"/>
        </w:rPr>
        <w:t xml:space="preserve">pek (Iavazzo, Gkegke, Iavazzo, Gkegkes, 2014; </w:t>
      </w:r>
      <w:r w:rsidR="00E412C0" w:rsidRPr="00E412C0">
        <w:rPr>
          <w:rFonts w:ascii="Times New Roman" w:hAnsi="Times New Roman" w:cs="Times New Roman"/>
          <w:sz w:val="24"/>
          <w:szCs w:val="24"/>
        </w:rPr>
        <w:t>Vukobratović</w:t>
      </w:r>
      <w:r w:rsidR="00303BC5">
        <w:rPr>
          <w:rFonts w:ascii="Times New Roman" w:hAnsi="Times New Roman" w:cs="Times New Roman"/>
          <w:sz w:val="24"/>
          <w:szCs w:val="24"/>
        </w:rPr>
        <w:t>, 2008). De robots verschenen als ‘perfecte werkers’ (</w:t>
      </w:r>
      <w:r w:rsidR="00E412C0" w:rsidRPr="00E412C0">
        <w:rPr>
          <w:rFonts w:ascii="Times New Roman" w:hAnsi="Times New Roman" w:cs="Times New Roman"/>
          <w:sz w:val="24"/>
          <w:szCs w:val="24"/>
        </w:rPr>
        <w:t>Vukobratović</w:t>
      </w:r>
      <w:r w:rsidR="00303BC5">
        <w:rPr>
          <w:rFonts w:ascii="Times New Roman" w:hAnsi="Times New Roman" w:cs="Times New Roman"/>
          <w:sz w:val="24"/>
          <w:szCs w:val="24"/>
        </w:rPr>
        <w:t>, 2008), maar hier werd een negatieve connotatie aan gebonden. Robots werden als slechte machines aanzien die als bedoeling hebben de mensheid te vervangen (Bartneck &amp; Forlizzi, 2004). Het concept waar de term ‘robot’ over handelt, bestaat echter al een hele tijd langer. Vele creatieve, historische realisaties van onder andere Ctsebus (285 – 222 v. C.), Prins Kaya van China (794 – 871 v.C.), Al-Jazari (1136 - 1206) en de mechanische Japanse poppen (18</w:t>
      </w:r>
      <w:r w:rsidR="00303BC5" w:rsidRPr="006A3AB8">
        <w:rPr>
          <w:rFonts w:ascii="Times New Roman" w:hAnsi="Times New Roman" w:cs="Times New Roman"/>
          <w:sz w:val="24"/>
          <w:szCs w:val="24"/>
          <w:vertAlign w:val="superscript"/>
        </w:rPr>
        <w:t>e</w:t>
      </w:r>
      <w:r w:rsidR="00303BC5">
        <w:rPr>
          <w:rFonts w:ascii="Times New Roman" w:hAnsi="Times New Roman" w:cs="Times New Roman"/>
          <w:sz w:val="24"/>
          <w:szCs w:val="24"/>
        </w:rPr>
        <w:t xml:space="preserve"> eeuw) hebben dit concept op de kaart gezet (Iavazzo</w:t>
      </w:r>
      <w:r w:rsidR="003C29F8">
        <w:rPr>
          <w:rFonts w:ascii="Times New Roman" w:hAnsi="Times New Roman" w:cs="Times New Roman"/>
          <w:sz w:val="24"/>
          <w:szCs w:val="24"/>
        </w:rPr>
        <w:t xml:space="preserve"> et al., </w:t>
      </w:r>
      <w:r w:rsidR="00303BC5">
        <w:rPr>
          <w:rFonts w:ascii="Times New Roman" w:hAnsi="Times New Roman" w:cs="Times New Roman"/>
          <w:sz w:val="24"/>
          <w:szCs w:val="24"/>
        </w:rPr>
        <w:t xml:space="preserve">2014; </w:t>
      </w:r>
      <w:bookmarkStart w:id="6" w:name="_Hlk43105466"/>
      <w:r w:rsidR="00303BC5">
        <w:rPr>
          <w:rFonts w:ascii="Times New Roman" w:hAnsi="Times New Roman" w:cs="Times New Roman"/>
          <w:sz w:val="24"/>
          <w:szCs w:val="24"/>
        </w:rPr>
        <w:t>Fitzpatrick, Harada, Kemp, Matsumoto, Yokoi &amp;</w:t>
      </w:r>
      <w:r w:rsidR="00E11B97">
        <w:rPr>
          <w:rFonts w:ascii="Times New Roman" w:hAnsi="Times New Roman" w:cs="Times New Roman"/>
          <w:sz w:val="24"/>
          <w:szCs w:val="24"/>
        </w:rPr>
        <w:t xml:space="preserve"> Hirukawa</w:t>
      </w:r>
      <w:r w:rsidR="00303BC5">
        <w:rPr>
          <w:rFonts w:ascii="Times New Roman" w:hAnsi="Times New Roman" w:cs="Times New Roman"/>
          <w:sz w:val="24"/>
          <w:szCs w:val="24"/>
        </w:rPr>
        <w:t>, 2016</w:t>
      </w:r>
      <w:bookmarkEnd w:id="6"/>
      <w:r w:rsidR="00303BC5">
        <w:rPr>
          <w:rFonts w:ascii="Times New Roman" w:hAnsi="Times New Roman" w:cs="Times New Roman"/>
          <w:sz w:val="24"/>
          <w:szCs w:val="24"/>
        </w:rPr>
        <w:t xml:space="preserve">). De meest bekende, historische voorloper van de robot als uitvinding, moet Leonardo Da Vinci zijn. Hij creëerde reeds in de vijftiende eeuw een machine die in staat was mensachtige bewegingen te maken zoals arm- en nekbewegingen en rechtop zitten. De machine wordt verondersteld een ridder te zijn die gebruikt werd in een middeleeuws Duits-Italiaanse pantser (Iavazzo et al., 2014). </w:t>
      </w:r>
      <w:r w:rsidR="00B7310C">
        <w:rPr>
          <w:rFonts w:ascii="Times New Roman" w:hAnsi="Times New Roman" w:cs="Times New Roman"/>
          <w:sz w:val="24"/>
          <w:szCs w:val="24"/>
        </w:rPr>
        <w:t xml:space="preserve">Echter, de eerst gekende werkzame robot werd door Jacques de Vaucanson samengesteld in 1738. Deze was zowel een mechanische eend als </w:t>
      </w:r>
      <w:r w:rsidR="003C29F8">
        <w:rPr>
          <w:rFonts w:ascii="Times New Roman" w:hAnsi="Times New Roman" w:cs="Times New Roman"/>
          <w:sz w:val="24"/>
          <w:szCs w:val="24"/>
        </w:rPr>
        <w:t xml:space="preserve">een </w:t>
      </w:r>
      <w:r w:rsidR="00B7310C">
        <w:rPr>
          <w:rFonts w:ascii="Times New Roman" w:hAnsi="Times New Roman" w:cs="Times New Roman"/>
          <w:sz w:val="24"/>
          <w:szCs w:val="24"/>
        </w:rPr>
        <w:t>mensachtige robot die fluit kon spelen  (</w:t>
      </w:r>
      <w:r w:rsidR="00E412C0" w:rsidRPr="00E412C0">
        <w:rPr>
          <w:rFonts w:ascii="Times New Roman" w:hAnsi="Times New Roman" w:cs="Times New Roman"/>
          <w:sz w:val="24"/>
          <w:szCs w:val="24"/>
        </w:rPr>
        <w:t>Vukobratović</w:t>
      </w:r>
      <w:r w:rsidR="00B7310C" w:rsidRPr="007736AE">
        <w:rPr>
          <w:rFonts w:ascii="Times New Roman" w:hAnsi="Times New Roman" w:cs="Times New Roman"/>
          <w:sz w:val="24"/>
          <w:szCs w:val="24"/>
        </w:rPr>
        <w:t>, 200</w:t>
      </w:r>
      <w:r w:rsidR="00B7310C">
        <w:rPr>
          <w:rFonts w:ascii="Times New Roman" w:hAnsi="Times New Roman" w:cs="Times New Roman"/>
          <w:sz w:val="24"/>
          <w:szCs w:val="24"/>
        </w:rPr>
        <w:t xml:space="preserve">8). </w:t>
      </w:r>
    </w:p>
    <w:p w14:paraId="0532F9CF" w14:textId="06015602" w:rsidR="007D24BE" w:rsidRDefault="003C29F8" w:rsidP="0026561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 ontwikkeling van robots vindt de dag van vandaag vooral plaats binnen het veld van de robotica. </w:t>
      </w:r>
      <w:r w:rsidR="006E70DF">
        <w:rPr>
          <w:rFonts w:ascii="Times New Roman" w:hAnsi="Times New Roman" w:cs="Times New Roman"/>
          <w:sz w:val="24"/>
          <w:szCs w:val="24"/>
        </w:rPr>
        <w:t xml:space="preserve">De studie </w:t>
      </w:r>
      <w:r>
        <w:rPr>
          <w:rFonts w:ascii="Times New Roman" w:hAnsi="Times New Roman" w:cs="Times New Roman"/>
          <w:sz w:val="24"/>
          <w:szCs w:val="24"/>
        </w:rPr>
        <w:t>hieromtrent</w:t>
      </w:r>
      <w:r w:rsidR="006E70DF" w:rsidRPr="00157865">
        <w:rPr>
          <w:rFonts w:ascii="Times New Roman" w:hAnsi="Times New Roman" w:cs="Times New Roman"/>
          <w:sz w:val="24"/>
          <w:szCs w:val="24"/>
        </w:rPr>
        <w:t xml:space="preserve"> is een heel bre</w:t>
      </w:r>
      <w:r>
        <w:rPr>
          <w:rFonts w:ascii="Times New Roman" w:hAnsi="Times New Roman" w:cs="Times New Roman"/>
          <w:sz w:val="24"/>
          <w:szCs w:val="24"/>
        </w:rPr>
        <w:t>ed</w:t>
      </w:r>
      <w:r w:rsidR="006E70DF" w:rsidRPr="00157865">
        <w:rPr>
          <w:rFonts w:ascii="Times New Roman" w:hAnsi="Times New Roman" w:cs="Times New Roman"/>
          <w:sz w:val="24"/>
          <w:szCs w:val="24"/>
        </w:rPr>
        <w:t xml:space="preserve"> met als gevolg dat </w:t>
      </w:r>
      <w:r w:rsidR="006E70DF">
        <w:rPr>
          <w:rFonts w:ascii="Times New Roman" w:hAnsi="Times New Roman" w:cs="Times New Roman"/>
          <w:sz w:val="24"/>
          <w:szCs w:val="24"/>
        </w:rPr>
        <w:t>hierbinnen</w:t>
      </w:r>
      <w:r w:rsidR="006E70DF" w:rsidRPr="00157865">
        <w:rPr>
          <w:rFonts w:ascii="Times New Roman" w:hAnsi="Times New Roman" w:cs="Times New Roman"/>
          <w:sz w:val="24"/>
          <w:szCs w:val="24"/>
        </w:rPr>
        <w:t xml:space="preserve"> veel verschillende soorten robots bestaan (Bartneck et al., 2004). In 2002 maakten de United Nations een onderscheid tussen drie grote categorieën binnen de robotica, met name industriële robotica, robotica met betrekking tot professionele diensten en robotica met betrekking tot persoonlijke diensten </w:t>
      </w:r>
      <w:r w:rsidR="006E70DF" w:rsidRPr="00F35D3E">
        <w:rPr>
          <w:rFonts w:ascii="Times New Roman" w:hAnsi="Times New Roman" w:cs="Times New Roman"/>
          <w:sz w:val="24"/>
          <w:szCs w:val="24"/>
        </w:rPr>
        <w:t>(United Nations, 2002</w:t>
      </w:r>
      <w:r w:rsidR="006E70DF" w:rsidRPr="00157865">
        <w:rPr>
          <w:rFonts w:ascii="Times New Roman" w:hAnsi="Times New Roman" w:cs="Times New Roman"/>
          <w:sz w:val="24"/>
          <w:szCs w:val="24"/>
        </w:rPr>
        <w:t>).</w:t>
      </w:r>
      <w:r w:rsidR="006E70DF">
        <w:rPr>
          <w:rFonts w:ascii="Times New Roman" w:hAnsi="Times New Roman" w:cs="Times New Roman"/>
          <w:sz w:val="24"/>
          <w:szCs w:val="24"/>
        </w:rPr>
        <w:t xml:space="preserve"> In de ontstaansjaren van de robotica, werd deze beschreven als “de wetenschap en technologie van robots”. In de jaren 1980 werd, dankzij de evolutie binnen het veld van de robotica, de definitie uitgebreid naar “de wetenschap die de intelligente verbinding tussen perceptie en actie bestudeert” (Siciliano &amp; Khatib, 2016). Sinds het ontstaan van de term ‘robot’ is er geen eensgezindheid gevonden over wat een robot nu precies is, waardoor het niet makkelijk is de term ‘robot’ te gaan definiëren. </w:t>
      </w:r>
      <w:r w:rsidR="006E70DF" w:rsidRPr="007736AE">
        <w:rPr>
          <w:rFonts w:ascii="Times New Roman" w:hAnsi="Times New Roman" w:cs="Times New Roman"/>
          <w:sz w:val="24"/>
          <w:szCs w:val="24"/>
        </w:rPr>
        <w:t>(</w:t>
      </w:r>
      <w:r w:rsidR="00E412C0" w:rsidRPr="00E412C0">
        <w:rPr>
          <w:rFonts w:ascii="Times New Roman" w:hAnsi="Times New Roman" w:cs="Times New Roman"/>
          <w:sz w:val="24"/>
          <w:szCs w:val="24"/>
        </w:rPr>
        <w:t>Vukobratović</w:t>
      </w:r>
      <w:r w:rsidR="006E70DF" w:rsidRPr="007736AE">
        <w:rPr>
          <w:rFonts w:ascii="Times New Roman" w:hAnsi="Times New Roman" w:cs="Times New Roman"/>
          <w:sz w:val="24"/>
          <w:szCs w:val="24"/>
        </w:rPr>
        <w:t>, 2008</w:t>
      </w:r>
      <w:r w:rsidR="006E70DF">
        <w:rPr>
          <w:rFonts w:ascii="Times New Roman" w:hAnsi="Times New Roman" w:cs="Times New Roman"/>
          <w:sz w:val="24"/>
          <w:szCs w:val="24"/>
        </w:rPr>
        <w:t xml:space="preserve">; </w:t>
      </w:r>
      <w:r w:rsidR="006E70DF" w:rsidRPr="007736AE">
        <w:rPr>
          <w:rFonts w:ascii="Times New Roman" w:hAnsi="Times New Roman" w:cs="Times New Roman"/>
          <w:sz w:val="24"/>
          <w:szCs w:val="24"/>
        </w:rPr>
        <w:t>Bartneck &amp; Forlizzi, 2004</w:t>
      </w:r>
      <w:r w:rsidR="006E70DF">
        <w:rPr>
          <w:rFonts w:ascii="Times New Roman" w:hAnsi="Times New Roman" w:cs="Times New Roman"/>
          <w:sz w:val="24"/>
          <w:szCs w:val="24"/>
        </w:rPr>
        <w:t>; Eynikel, 2017</w:t>
      </w:r>
      <w:r w:rsidR="006E70DF" w:rsidRPr="0023386D">
        <w:rPr>
          <w:rFonts w:ascii="Times New Roman" w:hAnsi="Times New Roman" w:cs="Times New Roman"/>
          <w:sz w:val="24"/>
          <w:szCs w:val="24"/>
        </w:rPr>
        <w:t>)</w:t>
      </w:r>
      <w:r w:rsidR="006E70DF">
        <w:rPr>
          <w:rFonts w:ascii="Times New Roman" w:hAnsi="Times New Roman" w:cs="Times New Roman"/>
          <w:sz w:val="24"/>
          <w:szCs w:val="24"/>
        </w:rPr>
        <w:t xml:space="preserve">. </w:t>
      </w:r>
      <w:r w:rsidR="00303BC5">
        <w:rPr>
          <w:rFonts w:ascii="Times New Roman" w:hAnsi="Times New Roman" w:cs="Times New Roman"/>
          <w:sz w:val="24"/>
          <w:szCs w:val="24"/>
        </w:rPr>
        <w:t xml:space="preserve">Het jaar 1961 kunnen we als het beginjaar van </w:t>
      </w:r>
      <w:r w:rsidR="00303BC5">
        <w:rPr>
          <w:rFonts w:ascii="Times New Roman" w:hAnsi="Times New Roman" w:cs="Times New Roman"/>
          <w:sz w:val="24"/>
          <w:szCs w:val="24"/>
        </w:rPr>
        <w:lastRenderedPageBreak/>
        <w:t>de industriële robotica aanschouwen (</w:t>
      </w:r>
      <w:r w:rsidR="00E412C0" w:rsidRPr="00E412C0">
        <w:rPr>
          <w:rFonts w:ascii="Times New Roman" w:hAnsi="Times New Roman" w:cs="Times New Roman"/>
          <w:sz w:val="24"/>
          <w:szCs w:val="24"/>
        </w:rPr>
        <w:t>Vukobratović</w:t>
      </w:r>
      <w:r w:rsidR="00303BC5">
        <w:rPr>
          <w:rFonts w:ascii="Times New Roman" w:hAnsi="Times New Roman" w:cs="Times New Roman"/>
          <w:sz w:val="24"/>
          <w:szCs w:val="24"/>
        </w:rPr>
        <w:t>, 2008) waarbij de robots tot stand kwamen door het samensmelten van twee verschillende technologieën, met name machines met numerieke besturing en de teleoperatoren voor het op afstand behandelen van radioactief materiaal (Siciliano &amp; Khatib, 2016). De eerste industriële robot</w:t>
      </w:r>
      <w:r w:rsidR="00470584">
        <w:rPr>
          <w:rFonts w:ascii="Times New Roman" w:hAnsi="Times New Roman" w:cs="Times New Roman"/>
          <w:sz w:val="24"/>
          <w:szCs w:val="24"/>
        </w:rPr>
        <w:t>, Unimate genaamd, werd ontworpen door George Devol in samenwerking met Joseph Engelberger, wie in 1956 het eerste roboticabedrijf met de naam Unimation Inc. startte (</w:t>
      </w:r>
      <w:r w:rsidR="00470584" w:rsidRPr="00470584">
        <w:rPr>
          <w:rFonts w:ascii="Times New Roman" w:hAnsi="Times New Roman" w:cs="Times New Roman"/>
          <w:sz w:val="24"/>
          <w:szCs w:val="24"/>
        </w:rPr>
        <w:t>O’Regan</w:t>
      </w:r>
      <w:r w:rsidR="00470584">
        <w:rPr>
          <w:rFonts w:ascii="Times New Roman" w:hAnsi="Times New Roman" w:cs="Times New Roman"/>
          <w:sz w:val="24"/>
          <w:szCs w:val="24"/>
        </w:rPr>
        <w:t xml:space="preserve"> </w:t>
      </w:r>
      <w:r w:rsidR="00EB67BD">
        <w:rPr>
          <w:rFonts w:ascii="Times New Roman" w:hAnsi="Times New Roman" w:cs="Times New Roman"/>
          <w:sz w:val="24"/>
          <w:szCs w:val="24"/>
        </w:rPr>
        <w:t xml:space="preserve">, </w:t>
      </w:r>
      <w:r w:rsidR="00470584" w:rsidRPr="00470584">
        <w:rPr>
          <w:rFonts w:ascii="Times New Roman" w:hAnsi="Times New Roman" w:cs="Times New Roman"/>
          <w:sz w:val="24"/>
          <w:szCs w:val="24"/>
        </w:rPr>
        <w:t>2015</w:t>
      </w:r>
      <w:r w:rsidR="00EB67BD">
        <w:rPr>
          <w:rFonts w:ascii="Times New Roman" w:hAnsi="Times New Roman" w:cs="Times New Roman"/>
          <w:sz w:val="24"/>
          <w:szCs w:val="24"/>
        </w:rPr>
        <w:t xml:space="preserve">; </w:t>
      </w:r>
      <w:r w:rsidR="005C2BC0" w:rsidRPr="00EB67BD">
        <w:rPr>
          <w:rFonts w:ascii="Times New Roman" w:hAnsi="Times New Roman" w:cs="Times New Roman"/>
          <w:sz w:val="24"/>
          <w:szCs w:val="24"/>
        </w:rPr>
        <w:t>Madhavan, Thanikachalam, Krukenkamp &amp; Saltman, 2002</w:t>
      </w:r>
      <w:r w:rsidR="00470584" w:rsidRPr="00EB67BD">
        <w:rPr>
          <w:rFonts w:ascii="Times New Roman" w:hAnsi="Times New Roman" w:cs="Times New Roman"/>
          <w:sz w:val="24"/>
          <w:szCs w:val="24"/>
        </w:rPr>
        <w:t xml:space="preserve">). </w:t>
      </w:r>
      <w:r w:rsidR="00470584">
        <w:rPr>
          <w:rFonts w:ascii="Times New Roman" w:hAnsi="Times New Roman" w:cs="Times New Roman"/>
          <w:sz w:val="24"/>
          <w:szCs w:val="24"/>
        </w:rPr>
        <w:t>Hiermee werd Engelberger de vader van de robotica genoemd</w:t>
      </w:r>
      <w:r w:rsidR="005C2BC0">
        <w:rPr>
          <w:rFonts w:ascii="Times New Roman" w:hAnsi="Times New Roman" w:cs="Times New Roman"/>
          <w:sz w:val="24"/>
          <w:szCs w:val="24"/>
        </w:rPr>
        <w:t xml:space="preserve"> (Madhavan et al., 2002)</w:t>
      </w:r>
      <w:r w:rsidR="00470584">
        <w:rPr>
          <w:rFonts w:ascii="Times New Roman" w:hAnsi="Times New Roman" w:cs="Times New Roman"/>
          <w:sz w:val="24"/>
          <w:szCs w:val="24"/>
        </w:rPr>
        <w:t>.</w:t>
      </w:r>
      <w:r w:rsidR="004F4F5B">
        <w:rPr>
          <w:rFonts w:ascii="Times New Roman" w:hAnsi="Times New Roman" w:cs="Times New Roman"/>
          <w:sz w:val="24"/>
          <w:szCs w:val="24"/>
        </w:rPr>
        <w:t xml:space="preserve"> Industriële robotica kennen een brede toepassing in zowel de algemene industrie, zoals bij het produceren van voedsel of producten van metaal, als </w:t>
      </w:r>
      <w:r w:rsidR="007020FA">
        <w:rPr>
          <w:rFonts w:ascii="Times New Roman" w:hAnsi="Times New Roman" w:cs="Times New Roman"/>
          <w:sz w:val="24"/>
          <w:szCs w:val="24"/>
        </w:rPr>
        <w:t xml:space="preserve">ook </w:t>
      </w:r>
      <w:r w:rsidR="004F4F5B">
        <w:rPr>
          <w:rFonts w:ascii="Times New Roman" w:hAnsi="Times New Roman" w:cs="Times New Roman"/>
          <w:sz w:val="24"/>
          <w:szCs w:val="24"/>
        </w:rPr>
        <w:t>in de auto-industrie. De robots worden ingezet op een competitieve markt om het productieproces op een snel</w:t>
      </w:r>
      <w:r w:rsidR="007020FA">
        <w:rPr>
          <w:rFonts w:ascii="Times New Roman" w:hAnsi="Times New Roman" w:cs="Times New Roman"/>
          <w:sz w:val="24"/>
          <w:szCs w:val="24"/>
        </w:rPr>
        <w:t>le</w:t>
      </w:r>
      <w:r w:rsidR="004F4F5B">
        <w:rPr>
          <w:rFonts w:ascii="Times New Roman" w:hAnsi="Times New Roman" w:cs="Times New Roman"/>
          <w:sz w:val="24"/>
          <w:szCs w:val="24"/>
        </w:rPr>
        <w:t xml:space="preserve"> en efficiënte manier te doen verlopen. Dit gebeurt door manuele, repetitieve taken te laten uitvoeren door een mechanisch ontwerp (</w:t>
      </w:r>
      <w:bookmarkStart w:id="7" w:name="_Hlk43105798"/>
      <w:r w:rsidR="004F4F5B">
        <w:rPr>
          <w:rFonts w:ascii="Times New Roman" w:hAnsi="Times New Roman" w:cs="Times New Roman"/>
          <w:sz w:val="24"/>
          <w:szCs w:val="24"/>
        </w:rPr>
        <w:t>Brioso &amp; Reddy, 2011</w:t>
      </w:r>
      <w:bookmarkEnd w:id="7"/>
      <w:r w:rsidR="004F4F5B">
        <w:rPr>
          <w:rFonts w:ascii="Times New Roman" w:hAnsi="Times New Roman" w:cs="Times New Roman"/>
          <w:sz w:val="24"/>
          <w:szCs w:val="24"/>
        </w:rPr>
        <w:t xml:space="preserve">). Een tweede categorie die we kunnen onderscheiden zijn de humanoïde robotica. </w:t>
      </w:r>
      <w:r w:rsidR="003E2FDA">
        <w:rPr>
          <w:rFonts w:ascii="Times New Roman" w:hAnsi="Times New Roman" w:cs="Times New Roman"/>
          <w:sz w:val="24"/>
          <w:szCs w:val="24"/>
        </w:rPr>
        <w:t xml:space="preserve">De ontwikkeling van deze robotica met mensachtige verschijning kent vele verschillende oorzaken (Fitzpatrick, </w:t>
      </w:r>
      <w:r w:rsidR="007020FA">
        <w:rPr>
          <w:rFonts w:ascii="Times New Roman" w:hAnsi="Times New Roman" w:cs="Times New Roman"/>
          <w:sz w:val="24"/>
          <w:szCs w:val="24"/>
        </w:rPr>
        <w:t>et al.</w:t>
      </w:r>
      <w:r w:rsidR="003E2FDA">
        <w:rPr>
          <w:rFonts w:ascii="Times New Roman" w:hAnsi="Times New Roman" w:cs="Times New Roman"/>
          <w:sz w:val="24"/>
          <w:szCs w:val="24"/>
        </w:rPr>
        <w:t>, 2016), maar wordt vooral verondersteld samen te vallen met de ontwikkeling van exoskeletten ontworpen voor dwarslaesiepatiënten (</w:t>
      </w:r>
      <w:r w:rsidR="00E412C0" w:rsidRPr="00E412C0">
        <w:rPr>
          <w:rFonts w:ascii="Times New Roman" w:hAnsi="Times New Roman" w:cs="Times New Roman"/>
          <w:sz w:val="24"/>
          <w:szCs w:val="24"/>
        </w:rPr>
        <w:t>Vukobratović</w:t>
      </w:r>
      <w:r w:rsidR="003E2FDA">
        <w:rPr>
          <w:rFonts w:ascii="Times New Roman" w:hAnsi="Times New Roman" w:cs="Times New Roman"/>
          <w:sz w:val="24"/>
          <w:szCs w:val="24"/>
        </w:rPr>
        <w:t>, 2008). Echter worden humanoïde robots vanuit de gemeenschap van robotica gezien als tools om de mens beter te begrijpen (</w:t>
      </w:r>
      <w:bookmarkStart w:id="8" w:name="_Hlk43105846"/>
      <w:r w:rsidR="002B2BF8">
        <w:rPr>
          <w:rFonts w:ascii="Times New Roman" w:hAnsi="Times New Roman" w:cs="Times New Roman"/>
          <w:sz w:val="24"/>
          <w:szCs w:val="24"/>
        </w:rPr>
        <w:t>Atkeson, Hale, Pollick, Riley, Kotosaka, Scha</w:t>
      </w:r>
      <w:r w:rsidR="0091277A">
        <w:rPr>
          <w:rFonts w:ascii="Times New Roman" w:hAnsi="Times New Roman" w:cs="Times New Roman"/>
          <w:sz w:val="24"/>
          <w:szCs w:val="24"/>
        </w:rPr>
        <w:t>u</w:t>
      </w:r>
      <w:r w:rsidR="002B2BF8">
        <w:rPr>
          <w:rFonts w:ascii="Times New Roman" w:hAnsi="Times New Roman" w:cs="Times New Roman"/>
          <w:sz w:val="24"/>
          <w:szCs w:val="24"/>
        </w:rPr>
        <w:t>l, Shibata, Tevatia, Ude, Vijayakumar &amp; Kawato, 2000</w:t>
      </w:r>
      <w:bookmarkEnd w:id="8"/>
      <w:r w:rsidR="003E2FDA">
        <w:rPr>
          <w:rFonts w:ascii="Times New Roman" w:hAnsi="Times New Roman" w:cs="Times New Roman"/>
          <w:sz w:val="24"/>
          <w:szCs w:val="24"/>
        </w:rPr>
        <w:t>).</w:t>
      </w:r>
      <w:r w:rsidR="001C320E">
        <w:rPr>
          <w:rFonts w:ascii="Times New Roman" w:hAnsi="Times New Roman" w:cs="Times New Roman"/>
          <w:sz w:val="24"/>
          <w:szCs w:val="24"/>
        </w:rPr>
        <w:t xml:space="preserve"> Dit zien we bijvoorbeeld in het onderzoek naar artificiële intelligentie </w:t>
      </w:r>
      <w:r w:rsidR="00710E29">
        <w:rPr>
          <w:rFonts w:ascii="Times New Roman" w:hAnsi="Times New Roman" w:cs="Times New Roman"/>
          <w:sz w:val="24"/>
          <w:szCs w:val="24"/>
        </w:rPr>
        <w:t>waar onderzoekers aan de hand van deze robotica hebben geprobeerd om menselijke intelligentie te imiteren (</w:t>
      </w:r>
      <w:bookmarkStart w:id="9" w:name="_Hlk43105863"/>
      <w:r w:rsidR="00710E29">
        <w:rPr>
          <w:rFonts w:ascii="Times New Roman" w:hAnsi="Times New Roman" w:cs="Times New Roman"/>
          <w:sz w:val="24"/>
          <w:szCs w:val="24"/>
        </w:rPr>
        <w:t>Brooks &amp; Stein, 1994</w:t>
      </w:r>
      <w:bookmarkEnd w:id="9"/>
      <w:r w:rsidR="00710E29">
        <w:rPr>
          <w:rFonts w:ascii="Times New Roman" w:hAnsi="Times New Roman" w:cs="Times New Roman"/>
          <w:sz w:val="24"/>
          <w:szCs w:val="24"/>
        </w:rPr>
        <w:t>). dezelfde belichaming als mensen en het zich bevinden in menselijke omgevingen, kunnen humanoïde robots in staat stellen vergelijkbare mechanismen voor artificiële intelligentie te vormen. Een speciale soort humanoïde robotica zijn de sociale robotica die ontworpen worden om mensen aan te zetten tot interpersoonlijk contact zodat sociale of emotionele doelstellingen behaald worden. Sociale robots kunnen ingezet worden in verschillende domeinen van de maatschappij zoals binnen huiselijke sfeer, educatie, handel, maar ook in de gezondheids- en therapeutische zorg</w:t>
      </w:r>
      <w:r w:rsidR="00710E29" w:rsidRPr="00EA090F">
        <w:rPr>
          <w:rFonts w:ascii="Times New Roman" w:hAnsi="Times New Roman" w:cs="Times New Roman"/>
          <w:sz w:val="24"/>
          <w:szCs w:val="24"/>
        </w:rPr>
        <w:t xml:space="preserve"> </w:t>
      </w:r>
      <w:r w:rsidR="00710E29">
        <w:rPr>
          <w:rFonts w:ascii="Times New Roman" w:hAnsi="Times New Roman" w:cs="Times New Roman"/>
          <w:sz w:val="24"/>
          <w:szCs w:val="24"/>
        </w:rPr>
        <w:t>(</w:t>
      </w:r>
      <w:bookmarkStart w:id="10" w:name="_Hlk43105904"/>
      <w:r w:rsidR="00710E29">
        <w:rPr>
          <w:rFonts w:ascii="Times New Roman" w:hAnsi="Times New Roman" w:cs="Times New Roman"/>
          <w:sz w:val="24"/>
          <w:szCs w:val="24"/>
        </w:rPr>
        <w:t>Breazeal, Takanishi &amp; Kobayashi, 2016; Mende, Fischer &amp; Kühne, 2019</w:t>
      </w:r>
      <w:bookmarkEnd w:id="10"/>
      <w:r w:rsidR="00710E29">
        <w:rPr>
          <w:rFonts w:ascii="Times New Roman" w:hAnsi="Times New Roman" w:cs="Times New Roman"/>
          <w:sz w:val="24"/>
          <w:szCs w:val="24"/>
        </w:rPr>
        <w:t>).</w:t>
      </w:r>
      <w:r w:rsidR="009F6069">
        <w:rPr>
          <w:rFonts w:ascii="Times New Roman" w:hAnsi="Times New Roman" w:cs="Times New Roman"/>
          <w:sz w:val="24"/>
          <w:szCs w:val="24"/>
        </w:rPr>
        <w:t xml:space="preserve"> Het overgrote merendeel van de sociale robotica hebben nog een mechanische verschijning, maar er zijn er ook enkele ontworpen met zeer mensachtige verschijning</w:t>
      </w:r>
      <w:r w:rsidR="00D46F14">
        <w:rPr>
          <w:rFonts w:ascii="Times New Roman" w:hAnsi="Times New Roman" w:cs="Times New Roman"/>
          <w:sz w:val="24"/>
          <w:szCs w:val="24"/>
        </w:rPr>
        <w:t xml:space="preserve">. De term die hierop gekleefd wordt, luidt “androïde robot” </w:t>
      </w:r>
      <w:r w:rsidR="00D46F14">
        <w:rPr>
          <w:rFonts w:ascii="Times New Roman" w:hAnsi="Times New Roman" w:cs="Times New Roman"/>
          <w:sz w:val="24"/>
          <w:szCs w:val="24"/>
        </w:rPr>
        <w:lastRenderedPageBreak/>
        <w:t xml:space="preserve">(Breazeal et al., 2016). Een voorbeeld van zo’n androïde robot is de Repliee Q2 van </w:t>
      </w:r>
      <w:bookmarkStart w:id="11" w:name="_Hlk43105934"/>
      <w:r w:rsidR="00D46F14">
        <w:rPr>
          <w:rFonts w:ascii="Times New Roman" w:hAnsi="Times New Roman" w:cs="Times New Roman"/>
          <w:sz w:val="24"/>
          <w:szCs w:val="24"/>
        </w:rPr>
        <w:t>Ishiguro en Nishio (200</w:t>
      </w:r>
      <w:r w:rsidR="00BB56C2">
        <w:rPr>
          <w:rFonts w:ascii="Times New Roman" w:hAnsi="Times New Roman" w:cs="Times New Roman"/>
          <w:sz w:val="24"/>
          <w:szCs w:val="24"/>
        </w:rPr>
        <w:t>7</w:t>
      </w:r>
      <w:r w:rsidR="00D46F14">
        <w:rPr>
          <w:rFonts w:ascii="Times New Roman" w:hAnsi="Times New Roman" w:cs="Times New Roman"/>
          <w:sz w:val="24"/>
          <w:szCs w:val="24"/>
        </w:rPr>
        <w:t>)</w:t>
      </w:r>
      <w:bookmarkEnd w:id="11"/>
      <w:r w:rsidR="00D46F14">
        <w:rPr>
          <w:rFonts w:ascii="Times New Roman" w:hAnsi="Times New Roman" w:cs="Times New Roman"/>
          <w:sz w:val="24"/>
          <w:szCs w:val="24"/>
        </w:rPr>
        <w:t>.</w:t>
      </w:r>
    </w:p>
    <w:p w14:paraId="66641005" w14:textId="77777777" w:rsidR="0026561D" w:rsidRPr="007D24BE" w:rsidRDefault="0026561D" w:rsidP="0026561D">
      <w:pPr>
        <w:spacing w:after="0" w:line="360" w:lineRule="auto"/>
        <w:ind w:firstLine="708"/>
        <w:jc w:val="both"/>
        <w:rPr>
          <w:rFonts w:ascii="Times New Roman" w:hAnsi="Times New Roman" w:cs="Times New Roman"/>
          <w:sz w:val="24"/>
          <w:szCs w:val="24"/>
        </w:rPr>
      </w:pPr>
    </w:p>
    <w:p w14:paraId="2EF7BC40" w14:textId="1B00A66E" w:rsidR="00D46F14" w:rsidRDefault="00A3504A" w:rsidP="00070BEB">
      <w:pPr>
        <w:spacing w:line="360" w:lineRule="auto"/>
        <w:jc w:val="both"/>
        <w:rPr>
          <w:rFonts w:ascii="Times New Roman" w:hAnsi="Times New Roman" w:cs="Times New Roman"/>
          <w:b/>
          <w:bCs/>
          <w:i/>
          <w:iCs/>
          <w:sz w:val="28"/>
          <w:szCs w:val="28"/>
        </w:rPr>
      </w:pPr>
      <w:r w:rsidRPr="00757DCE">
        <w:rPr>
          <w:rFonts w:ascii="Times New Roman" w:hAnsi="Times New Roman" w:cs="Times New Roman"/>
          <w:b/>
          <w:bCs/>
          <w:i/>
          <w:iCs/>
          <w:sz w:val="28"/>
          <w:szCs w:val="28"/>
        </w:rPr>
        <w:t>Robotica binnen het domein van de psychologie</w:t>
      </w:r>
    </w:p>
    <w:p w14:paraId="4E3FCAB7" w14:textId="70E35BBB" w:rsidR="0054361D" w:rsidRPr="007020FA" w:rsidRDefault="00D51471" w:rsidP="0054361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Onderzoek binnen verschillende domeinen van de r</w:t>
      </w:r>
      <w:r w:rsidR="00A3504A">
        <w:rPr>
          <w:rFonts w:ascii="Times New Roman" w:hAnsi="Times New Roman" w:cs="Times New Roman"/>
          <w:sz w:val="24"/>
          <w:szCs w:val="24"/>
        </w:rPr>
        <w:t xml:space="preserve">obotica </w:t>
      </w:r>
      <w:r>
        <w:rPr>
          <w:rFonts w:ascii="Times New Roman" w:hAnsi="Times New Roman" w:cs="Times New Roman"/>
          <w:sz w:val="24"/>
          <w:szCs w:val="24"/>
        </w:rPr>
        <w:t>is gericht op</w:t>
      </w:r>
      <w:r w:rsidR="00A3504A">
        <w:rPr>
          <w:rFonts w:ascii="Times New Roman" w:hAnsi="Times New Roman" w:cs="Times New Roman"/>
          <w:sz w:val="24"/>
          <w:szCs w:val="24"/>
        </w:rPr>
        <w:t xml:space="preserve"> </w:t>
      </w:r>
      <w:r>
        <w:rPr>
          <w:rFonts w:ascii="Times New Roman" w:hAnsi="Times New Roman" w:cs="Times New Roman"/>
          <w:sz w:val="24"/>
          <w:szCs w:val="24"/>
        </w:rPr>
        <w:t>het verrijken van de</w:t>
      </w:r>
      <w:r w:rsidR="00A3504A">
        <w:rPr>
          <w:rFonts w:ascii="Times New Roman" w:hAnsi="Times New Roman" w:cs="Times New Roman"/>
          <w:sz w:val="24"/>
          <w:szCs w:val="24"/>
        </w:rPr>
        <w:t xml:space="preserve"> psychologische omgeving. </w:t>
      </w:r>
      <w:r>
        <w:rPr>
          <w:rFonts w:ascii="Times New Roman" w:hAnsi="Times New Roman" w:cs="Times New Roman"/>
          <w:sz w:val="24"/>
          <w:szCs w:val="24"/>
        </w:rPr>
        <w:t>Vaak worden</w:t>
      </w:r>
      <w:r w:rsidR="00A3504A">
        <w:rPr>
          <w:rFonts w:ascii="Times New Roman" w:hAnsi="Times New Roman" w:cs="Times New Roman"/>
          <w:sz w:val="24"/>
          <w:szCs w:val="24"/>
        </w:rPr>
        <w:t xml:space="preserve"> </w:t>
      </w:r>
      <w:r>
        <w:rPr>
          <w:rFonts w:ascii="Times New Roman" w:hAnsi="Times New Roman" w:cs="Times New Roman"/>
          <w:sz w:val="24"/>
          <w:szCs w:val="24"/>
        </w:rPr>
        <w:t xml:space="preserve">ontwikkelde (autonome) </w:t>
      </w:r>
      <w:r w:rsidR="00A3504A">
        <w:rPr>
          <w:rFonts w:ascii="Times New Roman" w:hAnsi="Times New Roman" w:cs="Times New Roman"/>
          <w:sz w:val="24"/>
          <w:szCs w:val="24"/>
        </w:rPr>
        <w:t xml:space="preserve">robotica </w:t>
      </w:r>
      <w:r>
        <w:rPr>
          <w:rFonts w:ascii="Times New Roman" w:hAnsi="Times New Roman" w:cs="Times New Roman"/>
          <w:sz w:val="24"/>
          <w:szCs w:val="24"/>
        </w:rPr>
        <w:t>teruggevonden in entertainmentindustrie om</w:t>
      </w:r>
      <w:r w:rsidR="00A3504A">
        <w:rPr>
          <w:rFonts w:ascii="Times New Roman" w:hAnsi="Times New Roman" w:cs="Times New Roman"/>
          <w:sz w:val="24"/>
          <w:szCs w:val="24"/>
        </w:rPr>
        <w:t xml:space="preserve"> de geest van de mensen te stimuleren. Een voorbeeld kunnen we vinden in kinderspeelgoed waar robots zelf in elkaar geknutseld kunnen worden. </w:t>
      </w:r>
      <w:r>
        <w:rPr>
          <w:rFonts w:ascii="Times New Roman" w:hAnsi="Times New Roman" w:cs="Times New Roman"/>
          <w:sz w:val="24"/>
          <w:szCs w:val="24"/>
        </w:rPr>
        <w:t>Vooral d</w:t>
      </w:r>
      <w:r w:rsidR="00A3504A">
        <w:rPr>
          <w:rFonts w:ascii="Times New Roman" w:hAnsi="Times New Roman" w:cs="Times New Roman"/>
          <w:sz w:val="24"/>
          <w:szCs w:val="24"/>
        </w:rPr>
        <w:t xml:space="preserve">e categorie van interactieve autonome robotica is tot op vandaag een vaak onderzochte categorie binnen verschillende wetenschapsdomeinen. </w:t>
      </w:r>
      <w:r>
        <w:rPr>
          <w:rFonts w:ascii="Times New Roman" w:hAnsi="Times New Roman" w:cs="Times New Roman"/>
          <w:sz w:val="24"/>
          <w:szCs w:val="24"/>
        </w:rPr>
        <w:t>In</w:t>
      </w:r>
      <w:r w:rsidR="00A3504A" w:rsidRPr="00316892">
        <w:rPr>
          <w:rFonts w:ascii="Times New Roman" w:hAnsi="Times New Roman" w:cs="Times New Roman"/>
          <w:sz w:val="24"/>
          <w:szCs w:val="24"/>
        </w:rPr>
        <w:t xml:space="preserve"> de jaren ‘90 werden interactieve autonome robots in dierlijke versies ontwikkeld om in te zetten in therapie en hieraan gerelateerde activiteiten. Dit werd benoemd als</w:t>
      </w:r>
      <w:r w:rsidR="00A3504A">
        <w:rPr>
          <w:rFonts w:ascii="Times New Roman" w:hAnsi="Times New Roman" w:cs="Times New Roman"/>
          <w:sz w:val="24"/>
          <w:szCs w:val="24"/>
        </w:rPr>
        <w:t xml:space="preserve"> Robot-Assisted Therapy (RAT), wat gebaseerd is op Animal-Assisted Therapy (AAT)</w:t>
      </w:r>
      <w:r w:rsidR="00A3504A" w:rsidRPr="00AE347B">
        <w:rPr>
          <w:rFonts w:ascii="Times New Roman" w:hAnsi="Times New Roman" w:cs="Times New Roman"/>
          <w:sz w:val="24"/>
          <w:szCs w:val="24"/>
        </w:rPr>
        <w:t xml:space="preserve">. </w:t>
      </w:r>
      <w:r w:rsidR="00A3504A">
        <w:rPr>
          <w:rFonts w:ascii="Times New Roman" w:hAnsi="Times New Roman" w:cs="Times New Roman"/>
          <w:sz w:val="24"/>
          <w:szCs w:val="24"/>
        </w:rPr>
        <w:t>Het gebruik van RAT ten opzichte van AAT heeft als voordeel dat het een voorspelbare omgeving presenteert, maar ook het beter controleren van dieren en het vermijden van ziekten en allergieën kan onder de voordelen gerekend worden (</w:t>
      </w:r>
      <w:bookmarkStart w:id="12" w:name="_Hlk43105999"/>
      <w:r w:rsidR="00A3504A">
        <w:rPr>
          <w:rFonts w:ascii="Times New Roman" w:hAnsi="Times New Roman" w:cs="Times New Roman"/>
          <w:sz w:val="24"/>
          <w:szCs w:val="24"/>
        </w:rPr>
        <w:t>Coeckelbergh, Pop, Simut, Peca, Pintea, David &amp; Vanderborght, 2016</w:t>
      </w:r>
      <w:bookmarkEnd w:id="12"/>
      <w:r w:rsidR="00A3504A">
        <w:rPr>
          <w:rFonts w:ascii="Times New Roman" w:hAnsi="Times New Roman" w:cs="Times New Roman"/>
          <w:sz w:val="24"/>
          <w:szCs w:val="24"/>
        </w:rPr>
        <w:t>).</w:t>
      </w:r>
      <w:r w:rsidR="00A3504A" w:rsidRPr="00AE347B">
        <w:rPr>
          <w:rFonts w:ascii="Times New Roman" w:hAnsi="Times New Roman" w:cs="Times New Roman"/>
          <w:sz w:val="24"/>
          <w:szCs w:val="24"/>
        </w:rPr>
        <w:t xml:space="preserve"> </w:t>
      </w:r>
      <w:r w:rsidR="00A3504A">
        <w:rPr>
          <w:rFonts w:ascii="Times New Roman" w:hAnsi="Times New Roman" w:cs="Times New Roman"/>
          <w:sz w:val="24"/>
          <w:szCs w:val="24"/>
        </w:rPr>
        <w:t xml:space="preserve">Dit is ook de reden waarom RAT </w:t>
      </w:r>
      <w:r w:rsidR="00A3504A" w:rsidRPr="009357E6">
        <w:rPr>
          <w:rFonts w:ascii="Times New Roman" w:hAnsi="Times New Roman" w:cs="Times New Roman"/>
          <w:sz w:val="24"/>
          <w:szCs w:val="24"/>
        </w:rPr>
        <w:t xml:space="preserve">in therapiesessies </w:t>
      </w:r>
      <w:r w:rsidR="00A3504A">
        <w:rPr>
          <w:rFonts w:ascii="Times New Roman" w:hAnsi="Times New Roman" w:cs="Times New Roman"/>
          <w:sz w:val="24"/>
          <w:szCs w:val="24"/>
        </w:rPr>
        <w:t>voor</w:t>
      </w:r>
      <w:r w:rsidR="00A3504A" w:rsidRPr="009357E6">
        <w:rPr>
          <w:rFonts w:ascii="Times New Roman" w:hAnsi="Times New Roman" w:cs="Times New Roman"/>
          <w:sz w:val="24"/>
          <w:szCs w:val="24"/>
        </w:rPr>
        <w:t xml:space="preserve"> kinderen gediagnosticeerd met Autistic Spectrum Syndrome </w:t>
      </w:r>
      <w:r w:rsidR="00A3504A">
        <w:rPr>
          <w:rFonts w:ascii="Times New Roman" w:hAnsi="Times New Roman" w:cs="Times New Roman"/>
          <w:sz w:val="24"/>
          <w:szCs w:val="24"/>
        </w:rPr>
        <w:t xml:space="preserve">(ASS) </w:t>
      </w:r>
      <w:r w:rsidR="00A3504A" w:rsidRPr="009357E6">
        <w:rPr>
          <w:rFonts w:ascii="Times New Roman" w:hAnsi="Times New Roman" w:cs="Times New Roman"/>
          <w:sz w:val="24"/>
          <w:szCs w:val="24"/>
        </w:rPr>
        <w:t>gebruikt</w:t>
      </w:r>
      <w:r w:rsidR="00A3504A">
        <w:rPr>
          <w:rFonts w:ascii="Times New Roman" w:hAnsi="Times New Roman" w:cs="Times New Roman"/>
          <w:sz w:val="24"/>
          <w:szCs w:val="24"/>
        </w:rPr>
        <w:t xml:space="preserve"> wordt. </w:t>
      </w:r>
      <w:r w:rsidR="008212D1">
        <w:rPr>
          <w:rFonts w:ascii="Times New Roman" w:hAnsi="Times New Roman" w:cs="Times New Roman"/>
          <w:sz w:val="24"/>
          <w:szCs w:val="24"/>
        </w:rPr>
        <w:t xml:space="preserve">Er zijn nog verschillende andere ontwikkelde robotica die toegepast kunnen worden voor psychologische verrijking op verschillende </w:t>
      </w:r>
      <w:r w:rsidR="008212D1" w:rsidRPr="00CB5B1B">
        <w:rPr>
          <w:rFonts w:ascii="Times New Roman" w:hAnsi="Times New Roman" w:cs="Times New Roman"/>
          <w:sz w:val="24"/>
          <w:szCs w:val="24"/>
        </w:rPr>
        <w:t xml:space="preserve">domeinen. Denk maar aan de pediatrie of de ouderenzorg (zie onder andere: </w:t>
      </w:r>
      <w:bookmarkStart w:id="13" w:name="_Hlk43106069"/>
      <w:r w:rsidR="00CB5B1B" w:rsidRPr="00CB5B1B">
        <w:rPr>
          <w:rFonts w:ascii="Times New Roman" w:hAnsi="Times New Roman" w:cs="Times New Roman"/>
          <w:sz w:val="24"/>
          <w:szCs w:val="24"/>
        </w:rPr>
        <w:t xml:space="preserve">Wada, </w:t>
      </w:r>
      <w:r w:rsidR="008212D1" w:rsidRPr="00CB5B1B">
        <w:rPr>
          <w:rFonts w:ascii="Times New Roman" w:hAnsi="Times New Roman" w:cs="Times New Roman"/>
          <w:sz w:val="24"/>
          <w:szCs w:val="24"/>
        </w:rPr>
        <w:t>Shibata,</w:t>
      </w:r>
      <w:r w:rsidR="00CB5B1B" w:rsidRPr="00CB5B1B">
        <w:rPr>
          <w:rFonts w:ascii="Times New Roman" w:hAnsi="Times New Roman" w:cs="Times New Roman"/>
          <w:sz w:val="24"/>
          <w:szCs w:val="24"/>
        </w:rPr>
        <w:t xml:space="preserve"> Saito, Sakamoto &amp; Tanie,</w:t>
      </w:r>
      <w:r w:rsidR="008212D1" w:rsidRPr="00CB5B1B">
        <w:rPr>
          <w:rFonts w:ascii="Times New Roman" w:hAnsi="Times New Roman" w:cs="Times New Roman"/>
          <w:sz w:val="24"/>
          <w:szCs w:val="24"/>
        </w:rPr>
        <w:t xml:space="preserve"> 2005;</w:t>
      </w:r>
      <w:r w:rsidR="008212D1" w:rsidRPr="007020FA">
        <w:rPr>
          <w:rFonts w:ascii="Times New Roman" w:hAnsi="Times New Roman" w:cs="Times New Roman"/>
          <w:sz w:val="24"/>
          <w:szCs w:val="24"/>
        </w:rPr>
        <w:t xml:space="preserve"> Wu</w:t>
      </w:r>
      <w:r w:rsidR="00CD5B9F">
        <w:rPr>
          <w:rFonts w:ascii="Times New Roman" w:hAnsi="Times New Roman" w:cs="Times New Roman"/>
          <w:sz w:val="24"/>
          <w:szCs w:val="24"/>
        </w:rPr>
        <w:t xml:space="preserve">, Fassert &amp; </w:t>
      </w:r>
      <w:r w:rsidR="008212D1" w:rsidRPr="007020FA">
        <w:rPr>
          <w:rFonts w:ascii="Times New Roman" w:hAnsi="Times New Roman" w:cs="Times New Roman"/>
          <w:sz w:val="24"/>
          <w:szCs w:val="24"/>
        </w:rPr>
        <w:t>Rigau, 2011</w:t>
      </w:r>
      <w:bookmarkEnd w:id="13"/>
      <w:r w:rsidR="008212D1" w:rsidRPr="007020FA">
        <w:rPr>
          <w:rFonts w:ascii="Times New Roman" w:hAnsi="Times New Roman" w:cs="Times New Roman"/>
          <w:sz w:val="24"/>
          <w:szCs w:val="24"/>
        </w:rPr>
        <w:t>; Mende</w:t>
      </w:r>
      <w:r w:rsidR="007020FA" w:rsidRPr="007020FA">
        <w:rPr>
          <w:rFonts w:ascii="Times New Roman" w:hAnsi="Times New Roman" w:cs="Times New Roman"/>
          <w:sz w:val="24"/>
          <w:szCs w:val="24"/>
        </w:rPr>
        <w:t xml:space="preserve"> et al.</w:t>
      </w:r>
      <w:r w:rsidR="008212D1" w:rsidRPr="007020FA">
        <w:rPr>
          <w:rFonts w:ascii="Times New Roman" w:hAnsi="Times New Roman" w:cs="Times New Roman"/>
          <w:sz w:val="24"/>
          <w:szCs w:val="24"/>
        </w:rPr>
        <w:t>, 2019)</w:t>
      </w:r>
      <w:r w:rsidR="0054361D" w:rsidRPr="007020FA">
        <w:rPr>
          <w:rFonts w:ascii="Times New Roman" w:hAnsi="Times New Roman" w:cs="Times New Roman"/>
          <w:sz w:val="24"/>
          <w:szCs w:val="24"/>
        </w:rPr>
        <w:t>.</w:t>
      </w:r>
    </w:p>
    <w:p w14:paraId="53F78661" w14:textId="5DEDBCED" w:rsidR="008212D1" w:rsidRDefault="0054361D" w:rsidP="00BA30F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 ontwikkelde </w:t>
      </w:r>
      <w:r w:rsidR="008212D1">
        <w:rPr>
          <w:rFonts w:ascii="Times New Roman" w:hAnsi="Times New Roman" w:cs="Times New Roman"/>
          <w:sz w:val="24"/>
          <w:szCs w:val="24"/>
        </w:rPr>
        <w:t xml:space="preserve">robotica </w:t>
      </w:r>
      <w:r>
        <w:rPr>
          <w:rFonts w:ascii="Times New Roman" w:hAnsi="Times New Roman" w:cs="Times New Roman"/>
          <w:sz w:val="24"/>
          <w:szCs w:val="24"/>
        </w:rPr>
        <w:t>zijn niet enkel een gewin voor de</w:t>
      </w:r>
      <w:r w:rsidR="008212D1">
        <w:rPr>
          <w:rFonts w:ascii="Times New Roman" w:hAnsi="Times New Roman" w:cs="Times New Roman"/>
          <w:sz w:val="24"/>
          <w:szCs w:val="24"/>
        </w:rPr>
        <w:t xml:space="preserve"> psychologische omgeving van de mens</w:t>
      </w:r>
      <w:r>
        <w:rPr>
          <w:rFonts w:ascii="Times New Roman" w:hAnsi="Times New Roman" w:cs="Times New Roman"/>
          <w:sz w:val="24"/>
          <w:szCs w:val="24"/>
        </w:rPr>
        <w:t xml:space="preserve">, maar ook voor het psychologisch onderzoek gericht op het beter begrijpen van de mens. Zo kunnen bijvoorbeeld cognitieve psychologische onderzoekers robotica gebruiken als ‘computationele testgrond’. Met cognitieve systemen opgebouwd aan de hand van deze robots kunnen vooropgestelde theoretische hypotheses herhaaldelijk en nauwkeurig getest worden om voorspellingen te onderzoeken. </w:t>
      </w:r>
      <w:r w:rsidRPr="0054361D">
        <w:rPr>
          <w:rFonts w:ascii="Times New Roman" w:hAnsi="Times New Roman" w:cs="Times New Roman"/>
          <w:sz w:val="24"/>
          <w:szCs w:val="24"/>
        </w:rPr>
        <w:t xml:space="preserve">Al te vaak </w:t>
      </w:r>
      <w:r>
        <w:rPr>
          <w:rFonts w:ascii="Times New Roman" w:hAnsi="Times New Roman" w:cs="Times New Roman"/>
          <w:sz w:val="24"/>
          <w:szCs w:val="24"/>
        </w:rPr>
        <w:t xml:space="preserve">komen </w:t>
      </w:r>
      <w:r w:rsidRPr="0054361D">
        <w:rPr>
          <w:rFonts w:ascii="Times New Roman" w:hAnsi="Times New Roman" w:cs="Times New Roman"/>
          <w:sz w:val="24"/>
          <w:szCs w:val="24"/>
        </w:rPr>
        <w:t xml:space="preserve">theoretische voorspellingen </w:t>
      </w:r>
      <w:r>
        <w:rPr>
          <w:rFonts w:ascii="Times New Roman" w:hAnsi="Times New Roman" w:cs="Times New Roman"/>
          <w:sz w:val="24"/>
          <w:szCs w:val="24"/>
        </w:rPr>
        <w:t xml:space="preserve">of </w:t>
      </w:r>
      <w:r w:rsidRPr="0054361D">
        <w:rPr>
          <w:rFonts w:ascii="Times New Roman" w:hAnsi="Times New Roman" w:cs="Times New Roman"/>
          <w:sz w:val="24"/>
          <w:szCs w:val="24"/>
        </w:rPr>
        <w:t>zorgvuldig uitgevoerde modelsimulaties niet goed overeen met de complexiteit van de echte wereld</w:t>
      </w:r>
      <w:r>
        <w:rPr>
          <w:rFonts w:ascii="Times New Roman" w:hAnsi="Times New Roman" w:cs="Times New Roman"/>
          <w:sz w:val="24"/>
          <w:szCs w:val="24"/>
        </w:rPr>
        <w:t xml:space="preserve"> (</w:t>
      </w:r>
      <w:bookmarkStart w:id="14" w:name="_Hlk43106169"/>
      <w:r>
        <w:rPr>
          <w:rFonts w:ascii="Times New Roman" w:hAnsi="Times New Roman" w:cs="Times New Roman"/>
          <w:sz w:val="24"/>
          <w:szCs w:val="24"/>
        </w:rPr>
        <w:t>Kleijn, Kachergis &amp; Hommel, 2019</w:t>
      </w:r>
      <w:bookmarkEnd w:id="14"/>
      <w:r>
        <w:rPr>
          <w:rFonts w:ascii="Times New Roman" w:hAnsi="Times New Roman" w:cs="Times New Roman"/>
          <w:sz w:val="24"/>
          <w:szCs w:val="24"/>
        </w:rPr>
        <w:t>)</w:t>
      </w:r>
      <w:r w:rsidRPr="0054361D">
        <w:rPr>
          <w:rFonts w:ascii="Times New Roman" w:hAnsi="Times New Roman" w:cs="Times New Roman"/>
          <w:sz w:val="24"/>
          <w:szCs w:val="24"/>
        </w:rPr>
        <w:t>.</w:t>
      </w:r>
      <w:r w:rsidR="000912B0">
        <w:rPr>
          <w:rFonts w:ascii="Times New Roman" w:hAnsi="Times New Roman" w:cs="Times New Roman"/>
          <w:sz w:val="24"/>
          <w:szCs w:val="24"/>
        </w:rPr>
        <w:t xml:space="preserve"> Zo is er speciaal een humanoïde robot, genaamd iCub, ontwikkeld om </w:t>
      </w:r>
      <w:r w:rsidR="00501515">
        <w:rPr>
          <w:rFonts w:ascii="Times New Roman" w:hAnsi="Times New Roman" w:cs="Times New Roman"/>
          <w:sz w:val="24"/>
          <w:szCs w:val="24"/>
        </w:rPr>
        <w:t xml:space="preserve">twee redenen. Enerzijds om </w:t>
      </w:r>
      <w:r w:rsidR="000912B0">
        <w:rPr>
          <w:rFonts w:ascii="Times New Roman" w:hAnsi="Times New Roman" w:cs="Times New Roman"/>
          <w:sz w:val="24"/>
          <w:szCs w:val="24"/>
        </w:rPr>
        <w:t>onderzoek te voeren naar ‘embodied cognition</w:t>
      </w:r>
      <w:r w:rsidR="007020FA">
        <w:rPr>
          <w:rFonts w:ascii="Times New Roman" w:hAnsi="Times New Roman" w:cs="Times New Roman"/>
          <w:sz w:val="24"/>
          <w:szCs w:val="24"/>
        </w:rPr>
        <w:t>,</w:t>
      </w:r>
      <w:r w:rsidR="00501515" w:rsidRPr="00501515">
        <w:rPr>
          <w:rFonts w:ascii="Times New Roman" w:hAnsi="Times New Roman" w:cs="Times New Roman"/>
          <w:sz w:val="24"/>
          <w:szCs w:val="24"/>
        </w:rPr>
        <w:t xml:space="preserve"> </w:t>
      </w:r>
      <w:r w:rsidR="007020FA">
        <w:rPr>
          <w:rFonts w:ascii="Times New Roman" w:hAnsi="Times New Roman" w:cs="Times New Roman"/>
          <w:sz w:val="24"/>
          <w:szCs w:val="24"/>
        </w:rPr>
        <w:t>wat</w:t>
      </w:r>
      <w:r w:rsidR="00501515">
        <w:rPr>
          <w:rFonts w:ascii="Times New Roman" w:hAnsi="Times New Roman" w:cs="Times New Roman"/>
          <w:sz w:val="24"/>
          <w:szCs w:val="24"/>
        </w:rPr>
        <w:t xml:space="preserve"> de idee </w:t>
      </w:r>
      <w:r w:rsidR="007020FA">
        <w:rPr>
          <w:rFonts w:ascii="Times New Roman" w:hAnsi="Times New Roman" w:cs="Times New Roman"/>
          <w:sz w:val="24"/>
          <w:szCs w:val="24"/>
        </w:rPr>
        <w:t xml:space="preserve">is </w:t>
      </w:r>
      <w:r w:rsidR="00501515">
        <w:rPr>
          <w:rFonts w:ascii="Times New Roman" w:hAnsi="Times New Roman" w:cs="Times New Roman"/>
          <w:sz w:val="24"/>
          <w:szCs w:val="24"/>
        </w:rPr>
        <w:t xml:space="preserve">dat gedachten </w:t>
      </w:r>
      <w:r w:rsidR="00501515">
        <w:rPr>
          <w:rFonts w:ascii="Times New Roman" w:hAnsi="Times New Roman" w:cs="Times New Roman"/>
          <w:sz w:val="24"/>
          <w:szCs w:val="24"/>
        </w:rPr>
        <w:lastRenderedPageBreak/>
        <w:t>volledig bepaald worden door interactie tussen de buitenwereld en het menselijke lichaam</w:t>
      </w:r>
      <w:r w:rsidR="007020FA">
        <w:rPr>
          <w:rFonts w:ascii="Times New Roman" w:hAnsi="Times New Roman" w:cs="Times New Roman"/>
          <w:sz w:val="24"/>
          <w:szCs w:val="24"/>
        </w:rPr>
        <w:t>. A</w:t>
      </w:r>
      <w:r w:rsidR="00501515">
        <w:rPr>
          <w:rFonts w:ascii="Times New Roman" w:hAnsi="Times New Roman" w:cs="Times New Roman"/>
          <w:sz w:val="24"/>
          <w:szCs w:val="24"/>
        </w:rPr>
        <w:t>nderzijds om het begrip rond kunstmatige en natuurlijke systemen te verbeteren</w:t>
      </w:r>
      <w:r w:rsidR="000912B0">
        <w:rPr>
          <w:rFonts w:ascii="Times New Roman" w:hAnsi="Times New Roman" w:cs="Times New Roman"/>
          <w:sz w:val="24"/>
          <w:szCs w:val="24"/>
        </w:rPr>
        <w:t>.  (</w:t>
      </w:r>
      <w:bookmarkStart w:id="15" w:name="_Hlk43106228"/>
      <w:r w:rsidR="00501515">
        <w:rPr>
          <w:rFonts w:ascii="Times New Roman" w:hAnsi="Times New Roman" w:cs="Times New Roman"/>
          <w:sz w:val="24"/>
          <w:szCs w:val="24"/>
        </w:rPr>
        <w:t>Metta, Sandini, Vernon, Natale &amp; Nori</w:t>
      </w:r>
      <w:r w:rsidR="000912B0">
        <w:rPr>
          <w:rFonts w:ascii="Times New Roman" w:hAnsi="Times New Roman" w:cs="Times New Roman"/>
          <w:sz w:val="24"/>
          <w:szCs w:val="24"/>
        </w:rPr>
        <w:t>,</w:t>
      </w:r>
      <w:r w:rsidR="007020FA">
        <w:rPr>
          <w:rFonts w:ascii="Times New Roman" w:hAnsi="Times New Roman" w:cs="Times New Roman"/>
          <w:sz w:val="24"/>
          <w:szCs w:val="24"/>
        </w:rPr>
        <w:t xml:space="preserve"> </w:t>
      </w:r>
      <w:r w:rsidR="000912B0">
        <w:rPr>
          <w:rFonts w:ascii="Times New Roman" w:hAnsi="Times New Roman" w:cs="Times New Roman"/>
          <w:sz w:val="24"/>
          <w:szCs w:val="24"/>
        </w:rPr>
        <w:t>2008</w:t>
      </w:r>
      <w:bookmarkEnd w:id="15"/>
      <w:r w:rsidR="000912B0">
        <w:rPr>
          <w:rFonts w:ascii="Times New Roman" w:hAnsi="Times New Roman" w:cs="Times New Roman"/>
          <w:sz w:val="24"/>
          <w:szCs w:val="24"/>
        </w:rPr>
        <w:t>)</w:t>
      </w:r>
      <w:r w:rsidR="00501515">
        <w:rPr>
          <w:rFonts w:ascii="Times New Roman" w:hAnsi="Times New Roman" w:cs="Times New Roman"/>
          <w:sz w:val="24"/>
          <w:szCs w:val="24"/>
        </w:rPr>
        <w:t>.</w:t>
      </w:r>
      <w:r w:rsidR="0097594E">
        <w:rPr>
          <w:rFonts w:ascii="Times New Roman" w:hAnsi="Times New Roman" w:cs="Times New Roman"/>
          <w:sz w:val="24"/>
          <w:szCs w:val="24"/>
        </w:rPr>
        <w:t xml:space="preserve"> Ook binnen het domein van de sociale psychologie kunnen robotica ingezet worden. Zo is er bijvoorbeeld een onderzoek van </w:t>
      </w:r>
      <w:bookmarkStart w:id="16" w:name="_Hlk43106259"/>
      <w:r w:rsidR="0097594E">
        <w:rPr>
          <w:rFonts w:ascii="Times New Roman" w:hAnsi="Times New Roman" w:cs="Times New Roman"/>
          <w:sz w:val="24"/>
          <w:szCs w:val="24"/>
        </w:rPr>
        <w:t xml:space="preserve">Martin, Perry, MacUntyre, Varcoe, Pedell en Kaufman (2020) </w:t>
      </w:r>
      <w:bookmarkEnd w:id="16"/>
      <w:r w:rsidR="0097594E">
        <w:rPr>
          <w:rFonts w:ascii="Times New Roman" w:hAnsi="Times New Roman" w:cs="Times New Roman"/>
          <w:sz w:val="24"/>
          <w:szCs w:val="24"/>
        </w:rPr>
        <w:t xml:space="preserve">waarin ze het altruïsme van </w:t>
      </w:r>
      <w:r w:rsidR="00804A37">
        <w:rPr>
          <w:rFonts w:ascii="Times New Roman" w:hAnsi="Times New Roman" w:cs="Times New Roman"/>
          <w:sz w:val="24"/>
          <w:szCs w:val="24"/>
        </w:rPr>
        <w:t xml:space="preserve">drie jaar oude </w:t>
      </w:r>
      <w:r w:rsidR="0097594E">
        <w:rPr>
          <w:rFonts w:ascii="Times New Roman" w:hAnsi="Times New Roman" w:cs="Times New Roman"/>
          <w:sz w:val="24"/>
          <w:szCs w:val="24"/>
        </w:rPr>
        <w:t xml:space="preserve">kinderen gaan onderzoeken door gebruik te maken van een sociale humanoïde robot. </w:t>
      </w:r>
      <w:r w:rsidR="00804A37">
        <w:rPr>
          <w:rFonts w:ascii="Times New Roman" w:hAnsi="Times New Roman" w:cs="Times New Roman"/>
          <w:sz w:val="24"/>
          <w:szCs w:val="24"/>
        </w:rPr>
        <w:t>Het doel van de studie was vooral een antwoord te bieden op de vraag of de instrumentele behulpzaamheid van deze kinderen zich voordoet in de kloof tussen mens en machine. Uit de resultaten blijkt dat dit inderdaad het geval is. Het spontane, helpende gedrag van de kinderen deed zich meer voor wanneer de kinderen de perceptie hadden dat de robot hulp nodig had, dan wanneer deze perceptie niet aanwezig was. Dit ligt ook in lijn met eerder onderzoek van altruïstisch gedrag gericht naar mensen</w:t>
      </w:r>
      <w:r w:rsidR="0008719D">
        <w:rPr>
          <w:rFonts w:ascii="Times New Roman" w:hAnsi="Times New Roman" w:cs="Times New Roman"/>
          <w:sz w:val="24"/>
          <w:szCs w:val="24"/>
        </w:rPr>
        <w:t>. Dit impliceert dus dat het arbitraire karakter van</w:t>
      </w:r>
      <w:r w:rsidR="007020FA">
        <w:rPr>
          <w:rFonts w:ascii="Times New Roman" w:hAnsi="Times New Roman" w:cs="Times New Roman"/>
          <w:sz w:val="24"/>
          <w:szCs w:val="24"/>
        </w:rPr>
        <w:t xml:space="preserve"> het</w:t>
      </w:r>
      <w:r w:rsidR="0008719D">
        <w:rPr>
          <w:rFonts w:ascii="Times New Roman" w:hAnsi="Times New Roman" w:cs="Times New Roman"/>
          <w:sz w:val="24"/>
          <w:szCs w:val="24"/>
        </w:rPr>
        <w:t xml:space="preserve"> altruïstisch handelen van jonge kinderen zich uitbreidt tot bepaalde niet-menselijke entiteiten.</w:t>
      </w:r>
      <w:r w:rsidR="004128B5">
        <w:rPr>
          <w:rFonts w:ascii="Times New Roman" w:hAnsi="Times New Roman" w:cs="Times New Roman"/>
          <w:sz w:val="24"/>
          <w:szCs w:val="24"/>
        </w:rPr>
        <w:t xml:space="preserve"> </w:t>
      </w:r>
      <w:r w:rsidR="004128B5" w:rsidRPr="0026561D">
        <w:rPr>
          <w:rFonts w:ascii="Times New Roman" w:hAnsi="Times New Roman" w:cs="Times New Roman"/>
          <w:sz w:val="24"/>
          <w:szCs w:val="24"/>
        </w:rPr>
        <w:t>Doch blijkt de bijdrage van het veld van de robotica aan het veld van de cognitief psychologische wetenschap, niet altijd even toereikend. Onderzoekers kunnen het mechanische uiterlijk van robots niet negeren</w:t>
      </w:r>
      <w:r w:rsidR="0026561D" w:rsidRPr="0026561D">
        <w:rPr>
          <w:rFonts w:ascii="Times New Roman" w:hAnsi="Times New Roman" w:cs="Times New Roman"/>
          <w:sz w:val="24"/>
          <w:szCs w:val="24"/>
        </w:rPr>
        <w:t>,</w:t>
      </w:r>
      <w:r w:rsidR="004128B5" w:rsidRPr="0026561D">
        <w:rPr>
          <w:rFonts w:ascii="Times New Roman" w:hAnsi="Times New Roman" w:cs="Times New Roman"/>
          <w:sz w:val="24"/>
          <w:szCs w:val="24"/>
        </w:rPr>
        <w:t xml:space="preserve"> wat leidt tot ambiguïteit bij het toeschrijven van de weerspiegeling van een specificatie aan enerzijds het uiterlijk van de robot, anderzijds de beweging van de robot ofwel een combinatie van beide (</w:t>
      </w:r>
      <w:bookmarkStart w:id="17" w:name="_Hlk43106351"/>
      <w:r w:rsidR="004128B5" w:rsidRPr="0026561D">
        <w:rPr>
          <w:rFonts w:ascii="Times New Roman" w:hAnsi="Times New Roman" w:cs="Times New Roman"/>
          <w:sz w:val="24"/>
          <w:szCs w:val="24"/>
        </w:rPr>
        <w:t>Ishiguro</w:t>
      </w:r>
      <w:r w:rsidR="007937FC">
        <w:rPr>
          <w:rFonts w:ascii="Times New Roman" w:hAnsi="Times New Roman" w:cs="Times New Roman"/>
          <w:sz w:val="24"/>
          <w:szCs w:val="24"/>
        </w:rPr>
        <w:t xml:space="preserve">, </w:t>
      </w:r>
      <w:r w:rsidR="004128B5" w:rsidRPr="0026561D">
        <w:rPr>
          <w:rFonts w:ascii="Times New Roman" w:hAnsi="Times New Roman" w:cs="Times New Roman"/>
          <w:sz w:val="24"/>
          <w:szCs w:val="24"/>
        </w:rPr>
        <w:t>200</w:t>
      </w:r>
      <w:bookmarkEnd w:id="17"/>
      <w:r w:rsidR="007937FC">
        <w:rPr>
          <w:rFonts w:ascii="Times New Roman" w:hAnsi="Times New Roman" w:cs="Times New Roman"/>
          <w:sz w:val="24"/>
          <w:szCs w:val="24"/>
        </w:rPr>
        <w:t>7</w:t>
      </w:r>
      <w:r w:rsidR="004128B5" w:rsidRPr="0026561D">
        <w:rPr>
          <w:rFonts w:ascii="Times New Roman" w:hAnsi="Times New Roman" w:cs="Times New Roman"/>
          <w:sz w:val="24"/>
          <w:szCs w:val="24"/>
        </w:rPr>
        <w:t>)</w:t>
      </w:r>
      <w:r w:rsidR="0026561D" w:rsidRPr="0026561D">
        <w:rPr>
          <w:rFonts w:ascii="Times New Roman" w:hAnsi="Times New Roman" w:cs="Times New Roman"/>
          <w:sz w:val="24"/>
          <w:szCs w:val="24"/>
        </w:rPr>
        <w:t>.</w:t>
      </w:r>
      <w:r w:rsidR="0026561D">
        <w:rPr>
          <w:rFonts w:ascii="Times New Roman" w:hAnsi="Times New Roman" w:cs="Times New Roman"/>
          <w:sz w:val="24"/>
          <w:szCs w:val="24"/>
        </w:rPr>
        <w:t xml:space="preserve"> </w:t>
      </w:r>
      <w:r w:rsidR="00BB4B70">
        <w:rPr>
          <w:rFonts w:ascii="Times New Roman" w:hAnsi="Times New Roman" w:cs="Times New Roman"/>
          <w:sz w:val="24"/>
          <w:szCs w:val="24"/>
        </w:rPr>
        <w:t>Er kan geconcludeerd worden dat er een verwevenheid is tussen het domein van de robotica en het domein van de psychologie, waar psychologie bijdraagt aan de ontwikkeling van robots, maar ook waar robots bijdragen tot het conceptualiseren</w:t>
      </w:r>
      <w:r w:rsidR="00252B1E">
        <w:rPr>
          <w:rFonts w:ascii="Times New Roman" w:hAnsi="Times New Roman" w:cs="Times New Roman"/>
          <w:sz w:val="24"/>
          <w:szCs w:val="24"/>
        </w:rPr>
        <w:t xml:space="preserve">, </w:t>
      </w:r>
      <w:r w:rsidR="00BB4B70">
        <w:rPr>
          <w:rFonts w:ascii="Times New Roman" w:hAnsi="Times New Roman" w:cs="Times New Roman"/>
          <w:sz w:val="24"/>
          <w:szCs w:val="24"/>
        </w:rPr>
        <w:t xml:space="preserve">operationaliseren </w:t>
      </w:r>
      <w:r w:rsidR="00252B1E">
        <w:rPr>
          <w:rFonts w:ascii="Times New Roman" w:hAnsi="Times New Roman" w:cs="Times New Roman"/>
          <w:sz w:val="24"/>
          <w:szCs w:val="24"/>
        </w:rPr>
        <w:t xml:space="preserve">en testen </w:t>
      </w:r>
      <w:r w:rsidR="00BB4B70">
        <w:rPr>
          <w:rFonts w:ascii="Times New Roman" w:hAnsi="Times New Roman" w:cs="Times New Roman"/>
          <w:sz w:val="24"/>
          <w:szCs w:val="24"/>
        </w:rPr>
        <w:t>van psychologische concepten en theorieën.</w:t>
      </w:r>
    </w:p>
    <w:p w14:paraId="493E8C75" w14:textId="77777777" w:rsidR="007D24BE" w:rsidRPr="00880B05" w:rsidRDefault="007D24BE" w:rsidP="007D24BE">
      <w:pPr>
        <w:spacing w:after="0" w:line="360" w:lineRule="auto"/>
        <w:ind w:firstLine="708"/>
        <w:jc w:val="both"/>
        <w:rPr>
          <w:rFonts w:ascii="Times New Roman" w:hAnsi="Times New Roman" w:cs="Times New Roman"/>
          <w:sz w:val="24"/>
          <w:szCs w:val="24"/>
        </w:rPr>
      </w:pPr>
    </w:p>
    <w:p w14:paraId="44E41C9A" w14:textId="7A53FDF3" w:rsidR="00D46F14" w:rsidRPr="00A3504A" w:rsidRDefault="00D46F14" w:rsidP="00070BEB">
      <w:pPr>
        <w:spacing w:line="360" w:lineRule="auto"/>
        <w:jc w:val="both"/>
        <w:rPr>
          <w:rFonts w:ascii="Times New Roman" w:hAnsi="Times New Roman" w:cs="Times New Roman"/>
          <w:b/>
          <w:bCs/>
          <w:i/>
          <w:iCs/>
          <w:sz w:val="28"/>
          <w:szCs w:val="28"/>
        </w:rPr>
      </w:pPr>
      <w:r w:rsidRPr="00A3504A">
        <w:rPr>
          <w:rFonts w:ascii="Times New Roman" w:hAnsi="Times New Roman" w:cs="Times New Roman"/>
          <w:b/>
          <w:bCs/>
          <w:i/>
          <w:iCs/>
          <w:sz w:val="28"/>
          <w:szCs w:val="28"/>
        </w:rPr>
        <w:t>De Uncanny Valley Hypothese</w:t>
      </w:r>
    </w:p>
    <w:p w14:paraId="74029A60" w14:textId="65A2856C" w:rsidR="00D81CB4" w:rsidRDefault="00EB67BD" w:rsidP="00EB67B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Eén </w:t>
      </w:r>
      <w:r w:rsidR="001E6DCC">
        <w:rPr>
          <w:rFonts w:ascii="Times New Roman" w:hAnsi="Times New Roman" w:cs="Times New Roman"/>
          <w:sz w:val="24"/>
          <w:szCs w:val="24"/>
        </w:rPr>
        <w:t>fenomeen</w:t>
      </w:r>
      <w:r>
        <w:rPr>
          <w:rFonts w:ascii="Times New Roman" w:hAnsi="Times New Roman" w:cs="Times New Roman"/>
          <w:sz w:val="24"/>
          <w:szCs w:val="24"/>
        </w:rPr>
        <w:t xml:space="preserve"> </w:t>
      </w:r>
      <w:r w:rsidR="001E6DCC">
        <w:rPr>
          <w:rFonts w:ascii="Times New Roman" w:hAnsi="Times New Roman" w:cs="Times New Roman"/>
          <w:sz w:val="24"/>
          <w:szCs w:val="24"/>
        </w:rPr>
        <w:t>die</w:t>
      </w:r>
      <w:r>
        <w:rPr>
          <w:rFonts w:ascii="Times New Roman" w:hAnsi="Times New Roman" w:cs="Times New Roman"/>
          <w:sz w:val="24"/>
          <w:szCs w:val="24"/>
        </w:rPr>
        <w:t xml:space="preserve"> de </w:t>
      </w:r>
      <w:r w:rsidR="001E6DCC">
        <w:rPr>
          <w:rFonts w:ascii="Times New Roman" w:hAnsi="Times New Roman" w:cs="Times New Roman"/>
          <w:sz w:val="24"/>
          <w:szCs w:val="24"/>
        </w:rPr>
        <w:t xml:space="preserve">link tussen </w:t>
      </w:r>
      <w:r>
        <w:rPr>
          <w:rFonts w:ascii="Times New Roman" w:hAnsi="Times New Roman" w:cs="Times New Roman"/>
          <w:sz w:val="24"/>
          <w:szCs w:val="24"/>
        </w:rPr>
        <w:t xml:space="preserve">psychologie </w:t>
      </w:r>
      <w:r w:rsidR="001E6DCC">
        <w:rPr>
          <w:rFonts w:ascii="Times New Roman" w:hAnsi="Times New Roman" w:cs="Times New Roman"/>
          <w:sz w:val="24"/>
          <w:szCs w:val="24"/>
        </w:rPr>
        <w:t>en robotica op de voorgrond plaatst</w:t>
      </w:r>
      <w:r>
        <w:rPr>
          <w:rFonts w:ascii="Times New Roman" w:hAnsi="Times New Roman" w:cs="Times New Roman"/>
          <w:sz w:val="24"/>
          <w:szCs w:val="24"/>
        </w:rPr>
        <w:t>, is het uncanny valley fenomeen. Dit fenomeen werd voor het eerst beschreven in het door Mori geschreven artikel ‘</w:t>
      </w:r>
      <w:r w:rsidRPr="00EB67BD">
        <w:rPr>
          <w:rFonts w:ascii="Times New Roman" w:hAnsi="Times New Roman" w:cs="Times New Roman"/>
          <w:i/>
          <w:iCs/>
          <w:sz w:val="24"/>
          <w:szCs w:val="24"/>
        </w:rPr>
        <w:t>Bukimi no Tani Genshō’</w:t>
      </w:r>
      <w:r>
        <w:rPr>
          <w:rFonts w:ascii="Arial" w:hAnsi="Arial" w:cs="Arial"/>
          <w:color w:val="3C4043"/>
          <w:sz w:val="21"/>
          <w:szCs w:val="21"/>
          <w:shd w:val="clear" w:color="auto" w:fill="FFFFFF"/>
        </w:rPr>
        <w:t xml:space="preserve"> </w:t>
      </w:r>
      <w:r>
        <w:rPr>
          <w:rFonts w:ascii="Times New Roman" w:hAnsi="Times New Roman" w:cs="Times New Roman"/>
          <w:sz w:val="24"/>
          <w:szCs w:val="24"/>
        </w:rPr>
        <w:t>in h</w:t>
      </w:r>
      <w:r w:rsidR="00A04913" w:rsidRPr="008B7EE8">
        <w:rPr>
          <w:rFonts w:ascii="Times New Roman" w:hAnsi="Times New Roman" w:cs="Times New Roman"/>
          <w:sz w:val="24"/>
          <w:szCs w:val="24"/>
        </w:rPr>
        <w:t>et jaar 1970,</w:t>
      </w:r>
      <w:r w:rsidR="00A04913">
        <w:rPr>
          <w:rFonts w:ascii="Times New Roman" w:hAnsi="Times New Roman" w:cs="Times New Roman"/>
          <w:sz w:val="24"/>
          <w:szCs w:val="24"/>
        </w:rPr>
        <w:t xml:space="preserve"> </w:t>
      </w:r>
      <w:r>
        <w:rPr>
          <w:rFonts w:ascii="Times New Roman" w:hAnsi="Times New Roman" w:cs="Times New Roman"/>
          <w:sz w:val="24"/>
          <w:szCs w:val="24"/>
        </w:rPr>
        <w:t>wat eveneens het jaar is waar</w:t>
      </w:r>
      <w:r w:rsidR="00A04913" w:rsidRPr="008B7EE8">
        <w:rPr>
          <w:rFonts w:ascii="Times New Roman" w:hAnsi="Times New Roman" w:cs="Times New Roman"/>
          <w:sz w:val="24"/>
          <w:szCs w:val="24"/>
        </w:rPr>
        <w:t xml:space="preserve"> </w:t>
      </w:r>
      <w:r>
        <w:rPr>
          <w:rFonts w:ascii="Times New Roman" w:hAnsi="Times New Roman" w:cs="Times New Roman"/>
          <w:sz w:val="24"/>
          <w:szCs w:val="24"/>
        </w:rPr>
        <w:t>een</w:t>
      </w:r>
      <w:r w:rsidR="00A04913" w:rsidRPr="008B7EE8">
        <w:rPr>
          <w:rFonts w:ascii="Times New Roman" w:hAnsi="Times New Roman" w:cs="Times New Roman"/>
          <w:sz w:val="24"/>
          <w:szCs w:val="24"/>
        </w:rPr>
        <w:t xml:space="preserve"> enorme groei in de industriële robotica</w:t>
      </w:r>
      <w:r>
        <w:rPr>
          <w:rFonts w:ascii="Times New Roman" w:hAnsi="Times New Roman" w:cs="Times New Roman"/>
          <w:sz w:val="24"/>
          <w:szCs w:val="24"/>
        </w:rPr>
        <w:t xml:space="preserve"> waar te nemen was. </w:t>
      </w:r>
      <w:r w:rsidR="00A04913">
        <w:rPr>
          <w:rFonts w:ascii="Times New Roman" w:hAnsi="Times New Roman" w:cs="Times New Roman"/>
          <w:sz w:val="24"/>
          <w:szCs w:val="24"/>
        </w:rPr>
        <w:t xml:space="preserve">Hierin bracht hij aan dat robots gebouwd in de industrie gericht zijn op functionaliteit en geen gelijkenis vertonen met de mens, wat leidt tot de weinige ervaring met affiniteit voor deze robots. In zijn </w:t>
      </w:r>
      <w:r w:rsidR="00832F7E">
        <w:rPr>
          <w:rFonts w:ascii="Times New Roman" w:hAnsi="Times New Roman" w:cs="Times New Roman"/>
          <w:sz w:val="24"/>
          <w:szCs w:val="24"/>
        </w:rPr>
        <w:t>gedachtenexperiment</w:t>
      </w:r>
      <w:r w:rsidR="00A04913">
        <w:rPr>
          <w:rFonts w:ascii="Times New Roman" w:hAnsi="Times New Roman" w:cs="Times New Roman"/>
          <w:sz w:val="24"/>
          <w:szCs w:val="24"/>
        </w:rPr>
        <w:t xml:space="preserve"> gaat Mori ervan uit dat hoe menselijker en natuurlijker de </w:t>
      </w:r>
      <w:r w:rsidR="00A04913">
        <w:rPr>
          <w:rFonts w:ascii="Times New Roman" w:hAnsi="Times New Roman" w:cs="Times New Roman"/>
          <w:sz w:val="24"/>
          <w:szCs w:val="24"/>
        </w:rPr>
        <w:lastRenderedPageBreak/>
        <w:t>verschijning van robotica is, hoe hoger het ervaren gevoel van affiniteit is. Echter, kan een gevoel van onbehagen ontstaan wanneer er gerealiseerd wordt dat hetgeen waargenomen als reëel eigenlijk artificieel is. Volgens Mori leidt dit dan tot een daling van het gevoel van affiniteit, wat hij benoemt als het ‘</w:t>
      </w:r>
      <w:r w:rsidR="00171C7C">
        <w:rPr>
          <w:rFonts w:ascii="Times New Roman" w:hAnsi="Times New Roman" w:cs="Times New Roman"/>
          <w:sz w:val="24"/>
          <w:szCs w:val="24"/>
        </w:rPr>
        <w:t>bukimi no tani</w:t>
      </w:r>
      <w:r w:rsidR="00A04913">
        <w:rPr>
          <w:rFonts w:ascii="Times New Roman" w:hAnsi="Times New Roman" w:cs="Times New Roman"/>
          <w:sz w:val="24"/>
          <w:szCs w:val="24"/>
        </w:rPr>
        <w:t>’</w:t>
      </w:r>
      <w:r w:rsidR="00171C7C">
        <w:rPr>
          <w:rFonts w:ascii="Times New Roman" w:hAnsi="Times New Roman" w:cs="Times New Roman"/>
          <w:sz w:val="24"/>
          <w:szCs w:val="24"/>
        </w:rPr>
        <w:t xml:space="preserve">, los vertaald als </w:t>
      </w:r>
      <w:r w:rsidR="007020FA">
        <w:rPr>
          <w:rFonts w:ascii="Times New Roman" w:hAnsi="Times New Roman" w:cs="Times New Roman"/>
          <w:sz w:val="24"/>
          <w:szCs w:val="24"/>
        </w:rPr>
        <w:t>‘</w:t>
      </w:r>
      <w:r w:rsidR="00171C7C">
        <w:rPr>
          <w:rFonts w:ascii="Times New Roman" w:hAnsi="Times New Roman" w:cs="Times New Roman"/>
          <w:sz w:val="24"/>
          <w:szCs w:val="24"/>
        </w:rPr>
        <w:t>griez</w:t>
      </w:r>
      <w:r w:rsidR="00466D55">
        <w:rPr>
          <w:rFonts w:ascii="Times New Roman" w:hAnsi="Times New Roman" w:cs="Times New Roman"/>
          <w:sz w:val="24"/>
          <w:szCs w:val="24"/>
        </w:rPr>
        <w:t>e</w:t>
      </w:r>
      <w:r w:rsidR="00171C7C">
        <w:rPr>
          <w:rFonts w:ascii="Times New Roman" w:hAnsi="Times New Roman" w:cs="Times New Roman"/>
          <w:sz w:val="24"/>
          <w:szCs w:val="24"/>
        </w:rPr>
        <w:t>lige vallei</w:t>
      </w:r>
      <w:r w:rsidR="007020FA">
        <w:rPr>
          <w:rFonts w:ascii="Times New Roman" w:hAnsi="Times New Roman" w:cs="Times New Roman"/>
          <w:sz w:val="24"/>
          <w:szCs w:val="24"/>
        </w:rPr>
        <w:t>’</w:t>
      </w:r>
      <w:r w:rsidR="00A04913">
        <w:rPr>
          <w:rFonts w:ascii="Times New Roman" w:hAnsi="Times New Roman" w:cs="Times New Roman"/>
          <w:sz w:val="24"/>
          <w:szCs w:val="24"/>
        </w:rPr>
        <w:t xml:space="preserve">. </w:t>
      </w:r>
      <w:r w:rsidR="00D27C74">
        <w:rPr>
          <w:rFonts w:ascii="Times New Roman" w:hAnsi="Times New Roman" w:cs="Times New Roman"/>
          <w:sz w:val="24"/>
          <w:szCs w:val="24"/>
        </w:rPr>
        <w:t>Hierbij gaf hij het voorbeeld van een prothese</w:t>
      </w:r>
      <w:r w:rsidR="00466D55">
        <w:rPr>
          <w:rFonts w:ascii="Times New Roman" w:hAnsi="Times New Roman" w:cs="Times New Roman"/>
          <w:sz w:val="24"/>
          <w:szCs w:val="24"/>
        </w:rPr>
        <w:t>,</w:t>
      </w:r>
      <w:r w:rsidR="00D27C74">
        <w:rPr>
          <w:rFonts w:ascii="Times New Roman" w:hAnsi="Times New Roman" w:cs="Times New Roman"/>
          <w:sz w:val="24"/>
          <w:szCs w:val="24"/>
        </w:rPr>
        <w:t xml:space="preserve"> wat op een echte hand lijkt, maar ijskoud aanvoelt wanneer men het aanraakt. </w:t>
      </w:r>
      <w:r w:rsidR="000C6BE1">
        <w:rPr>
          <w:rFonts w:ascii="Times New Roman" w:hAnsi="Times New Roman" w:cs="Times New Roman"/>
          <w:sz w:val="24"/>
          <w:szCs w:val="24"/>
        </w:rPr>
        <w:t>D</w:t>
      </w:r>
      <w:r w:rsidR="00A04913">
        <w:rPr>
          <w:rFonts w:ascii="Times New Roman" w:hAnsi="Times New Roman" w:cs="Times New Roman"/>
          <w:sz w:val="24"/>
          <w:szCs w:val="24"/>
        </w:rPr>
        <w:t xml:space="preserve">e kern van de hypothese stelt </w:t>
      </w:r>
      <w:r w:rsidR="000C6BE1">
        <w:rPr>
          <w:rFonts w:ascii="Times New Roman" w:hAnsi="Times New Roman" w:cs="Times New Roman"/>
          <w:sz w:val="24"/>
          <w:szCs w:val="24"/>
        </w:rPr>
        <w:t xml:space="preserve">dus </w:t>
      </w:r>
      <w:r w:rsidR="00A04913">
        <w:rPr>
          <w:rFonts w:ascii="Times New Roman" w:hAnsi="Times New Roman" w:cs="Times New Roman"/>
          <w:sz w:val="24"/>
          <w:szCs w:val="24"/>
        </w:rPr>
        <w:t>dat bijna</w:t>
      </w:r>
      <w:r w:rsidR="007020FA">
        <w:rPr>
          <w:rFonts w:ascii="Times New Roman" w:hAnsi="Times New Roman" w:cs="Times New Roman"/>
          <w:sz w:val="24"/>
          <w:szCs w:val="24"/>
        </w:rPr>
        <w:t>-</w:t>
      </w:r>
      <w:r w:rsidR="00A04913">
        <w:rPr>
          <w:rFonts w:ascii="Times New Roman" w:hAnsi="Times New Roman" w:cs="Times New Roman"/>
          <w:sz w:val="24"/>
          <w:szCs w:val="24"/>
        </w:rPr>
        <w:t>mensachtige karakters</w:t>
      </w:r>
      <w:r w:rsidR="00832F7E">
        <w:rPr>
          <w:rFonts w:ascii="Times New Roman" w:hAnsi="Times New Roman" w:cs="Times New Roman"/>
          <w:sz w:val="24"/>
          <w:szCs w:val="24"/>
        </w:rPr>
        <w:t xml:space="preserve">, zoals humanoïde robots met mechanistische </w:t>
      </w:r>
      <w:r w:rsidR="007020FA">
        <w:rPr>
          <w:rFonts w:ascii="Times New Roman" w:hAnsi="Times New Roman" w:cs="Times New Roman"/>
          <w:sz w:val="24"/>
          <w:szCs w:val="24"/>
        </w:rPr>
        <w:t>bewegingen</w:t>
      </w:r>
      <w:r w:rsidR="00832F7E">
        <w:rPr>
          <w:rFonts w:ascii="Times New Roman" w:hAnsi="Times New Roman" w:cs="Times New Roman"/>
          <w:sz w:val="24"/>
          <w:szCs w:val="24"/>
        </w:rPr>
        <w:t>,</w:t>
      </w:r>
      <w:r w:rsidR="00A04913">
        <w:rPr>
          <w:rFonts w:ascii="Times New Roman" w:hAnsi="Times New Roman" w:cs="Times New Roman"/>
          <w:sz w:val="24"/>
          <w:szCs w:val="24"/>
        </w:rPr>
        <w:t xml:space="preserve"> meer negatieve affiniteit zullen uitlokken dan andere karakters</w:t>
      </w:r>
      <w:r w:rsidR="00832F7E">
        <w:rPr>
          <w:rFonts w:ascii="Times New Roman" w:hAnsi="Times New Roman" w:cs="Times New Roman"/>
          <w:sz w:val="24"/>
          <w:szCs w:val="24"/>
        </w:rPr>
        <w:t xml:space="preserve">, zoals een volwaardig menselijk wezen. </w:t>
      </w:r>
      <w:r w:rsidR="000C6BE1">
        <w:rPr>
          <w:rFonts w:ascii="Times New Roman" w:hAnsi="Times New Roman" w:cs="Times New Roman"/>
          <w:sz w:val="24"/>
          <w:szCs w:val="24"/>
        </w:rPr>
        <w:t>Dit realiseert zich in twee pieken</w:t>
      </w:r>
      <w:r w:rsidR="00502FA2">
        <w:rPr>
          <w:rFonts w:ascii="Times New Roman" w:hAnsi="Times New Roman" w:cs="Times New Roman"/>
          <w:sz w:val="24"/>
          <w:szCs w:val="24"/>
        </w:rPr>
        <w:t xml:space="preserve"> en een dal</w:t>
      </w:r>
      <w:r w:rsidR="000C6BE1">
        <w:rPr>
          <w:rFonts w:ascii="Times New Roman" w:hAnsi="Times New Roman" w:cs="Times New Roman"/>
          <w:sz w:val="24"/>
          <w:szCs w:val="24"/>
        </w:rPr>
        <w:t>: een eerste medium piek</w:t>
      </w:r>
      <w:r w:rsidR="00C31019">
        <w:rPr>
          <w:rFonts w:ascii="Times New Roman" w:hAnsi="Times New Roman" w:cs="Times New Roman"/>
          <w:sz w:val="24"/>
          <w:szCs w:val="24"/>
        </w:rPr>
        <w:t xml:space="preserve"> en een tweede volwaardige piek </w:t>
      </w:r>
      <w:r w:rsidR="00817884">
        <w:rPr>
          <w:rFonts w:ascii="Times New Roman" w:hAnsi="Times New Roman" w:cs="Times New Roman"/>
          <w:sz w:val="24"/>
          <w:szCs w:val="24"/>
        </w:rPr>
        <w:t>waartussen het griezelige dal zich v</w:t>
      </w:r>
      <w:r w:rsidR="00502FA2">
        <w:rPr>
          <w:rFonts w:ascii="Times New Roman" w:hAnsi="Times New Roman" w:cs="Times New Roman"/>
          <w:sz w:val="24"/>
          <w:szCs w:val="24"/>
        </w:rPr>
        <w:t>ertoont</w:t>
      </w:r>
      <w:r w:rsidR="00251106">
        <w:rPr>
          <w:rFonts w:ascii="Times New Roman" w:hAnsi="Times New Roman" w:cs="Times New Roman"/>
          <w:sz w:val="24"/>
          <w:szCs w:val="24"/>
        </w:rPr>
        <w:t xml:space="preserve"> (zie figuur 1 en figuur 2)</w:t>
      </w:r>
      <w:r w:rsidR="00502FA2">
        <w:rPr>
          <w:rFonts w:ascii="Times New Roman" w:hAnsi="Times New Roman" w:cs="Times New Roman"/>
          <w:sz w:val="24"/>
          <w:szCs w:val="24"/>
        </w:rPr>
        <w:t xml:space="preserve">. </w:t>
      </w:r>
      <w:r w:rsidR="00CA3FC6">
        <w:rPr>
          <w:rFonts w:ascii="Times New Roman" w:hAnsi="Times New Roman" w:cs="Times New Roman"/>
          <w:sz w:val="24"/>
          <w:szCs w:val="24"/>
        </w:rPr>
        <w:t>Volgens Mori (1970) verschijnt dit dal uit behoefte aan zelfbehoud (</w:t>
      </w:r>
      <w:bookmarkStart w:id="18" w:name="_Hlk43106499"/>
      <w:r w:rsidR="00CA3FC6">
        <w:rPr>
          <w:rFonts w:ascii="Times New Roman" w:hAnsi="Times New Roman" w:cs="Times New Roman"/>
          <w:sz w:val="24"/>
          <w:szCs w:val="24"/>
        </w:rPr>
        <w:t>McDorman, Green, Ho &amp; Koch, 2009</w:t>
      </w:r>
      <w:bookmarkEnd w:id="18"/>
      <w:r w:rsidR="00CA3FC6">
        <w:rPr>
          <w:rFonts w:ascii="Times New Roman" w:hAnsi="Times New Roman" w:cs="Times New Roman"/>
          <w:sz w:val="24"/>
          <w:szCs w:val="24"/>
        </w:rPr>
        <w:t xml:space="preserve">). </w:t>
      </w:r>
      <w:r w:rsidR="00C152E3">
        <w:rPr>
          <w:rFonts w:ascii="Times New Roman" w:hAnsi="Times New Roman" w:cs="Times New Roman"/>
          <w:sz w:val="24"/>
          <w:szCs w:val="24"/>
        </w:rPr>
        <w:t>Hoewel deze hypothese, gebaseerd op Mori’s intuïtie eerder dan experimentele dat</w:t>
      </w:r>
      <w:r w:rsidR="00277AAB">
        <w:rPr>
          <w:rFonts w:ascii="Times New Roman" w:hAnsi="Times New Roman" w:cs="Times New Roman"/>
          <w:sz w:val="24"/>
          <w:szCs w:val="24"/>
        </w:rPr>
        <w:t>a</w:t>
      </w:r>
      <w:r w:rsidR="00C152E3">
        <w:rPr>
          <w:rFonts w:ascii="Times New Roman" w:hAnsi="Times New Roman" w:cs="Times New Roman"/>
          <w:sz w:val="24"/>
          <w:szCs w:val="24"/>
        </w:rPr>
        <w:t xml:space="preserve"> (</w:t>
      </w:r>
      <w:bookmarkStart w:id="19" w:name="_Hlk43106511"/>
      <w:r w:rsidR="00C152E3">
        <w:rPr>
          <w:rFonts w:ascii="Times New Roman" w:hAnsi="Times New Roman" w:cs="Times New Roman"/>
          <w:sz w:val="24"/>
          <w:szCs w:val="24"/>
        </w:rPr>
        <w:t>Shimada, Minato, Itakura &amp; Ishiguro, 2018</w:t>
      </w:r>
      <w:bookmarkEnd w:id="19"/>
      <w:r w:rsidR="00C152E3">
        <w:rPr>
          <w:rFonts w:ascii="Times New Roman" w:hAnsi="Times New Roman" w:cs="Times New Roman"/>
          <w:sz w:val="24"/>
          <w:szCs w:val="24"/>
        </w:rPr>
        <w:t>), gericht was op het mechani</w:t>
      </w:r>
      <w:r w:rsidR="002C1BDC">
        <w:rPr>
          <w:rFonts w:ascii="Times New Roman" w:hAnsi="Times New Roman" w:cs="Times New Roman"/>
          <w:sz w:val="24"/>
          <w:szCs w:val="24"/>
        </w:rPr>
        <w:t>s</w:t>
      </w:r>
      <w:r w:rsidR="009B7DEF">
        <w:rPr>
          <w:rFonts w:ascii="Times New Roman" w:hAnsi="Times New Roman" w:cs="Times New Roman"/>
          <w:sz w:val="24"/>
          <w:szCs w:val="24"/>
        </w:rPr>
        <w:t>ti</w:t>
      </w:r>
      <w:r w:rsidR="00C152E3">
        <w:rPr>
          <w:rFonts w:ascii="Times New Roman" w:hAnsi="Times New Roman" w:cs="Times New Roman"/>
          <w:sz w:val="24"/>
          <w:szCs w:val="24"/>
        </w:rPr>
        <w:t>sche domein en de robotica als algemene richtlijn, kan het door de algemeenheid ervan ook geïmplementeerd worden in andere domeinen (</w:t>
      </w:r>
      <w:bookmarkStart w:id="20" w:name="_Hlk43106545"/>
      <w:r w:rsidR="00C152E3">
        <w:rPr>
          <w:rFonts w:ascii="Times New Roman" w:hAnsi="Times New Roman" w:cs="Times New Roman"/>
          <w:sz w:val="24"/>
          <w:szCs w:val="24"/>
        </w:rPr>
        <w:t>Kätsyri, Förger, Mäkäräinen &amp; Takala, 2015; Schwind, Leicht, Jäger, Wolf &amp; Henze, 2018</w:t>
      </w:r>
      <w:bookmarkEnd w:id="20"/>
      <w:r w:rsidR="00C152E3">
        <w:rPr>
          <w:rFonts w:ascii="Times New Roman" w:hAnsi="Times New Roman" w:cs="Times New Roman"/>
          <w:sz w:val="24"/>
          <w:szCs w:val="24"/>
        </w:rPr>
        <w:t>) zoals de filmliteratuur en het veld van animatie (</w:t>
      </w:r>
      <w:bookmarkStart w:id="21" w:name="_Hlk43106561"/>
      <w:r w:rsidR="00AE0E2E">
        <w:rPr>
          <w:rFonts w:ascii="Times New Roman" w:hAnsi="Times New Roman" w:cs="Times New Roman"/>
          <w:sz w:val="24"/>
          <w:szCs w:val="24"/>
        </w:rPr>
        <w:t>Fong, Nourbakhsh &amp;</w:t>
      </w:r>
      <w:r w:rsidR="00C152E3">
        <w:rPr>
          <w:rFonts w:ascii="Times New Roman" w:hAnsi="Times New Roman" w:cs="Times New Roman"/>
          <w:sz w:val="24"/>
          <w:szCs w:val="24"/>
        </w:rPr>
        <w:t>Dautenhahn, 2002</w:t>
      </w:r>
      <w:bookmarkEnd w:id="21"/>
      <w:r w:rsidR="00C152E3">
        <w:rPr>
          <w:rFonts w:ascii="Times New Roman" w:hAnsi="Times New Roman" w:cs="Times New Roman"/>
          <w:sz w:val="24"/>
          <w:szCs w:val="24"/>
        </w:rPr>
        <w:t xml:space="preserve">). </w:t>
      </w:r>
    </w:p>
    <w:p w14:paraId="02B111C3" w14:textId="77777777" w:rsidR="0094641B" w:rsidRDefault="001D1A9F" w:rsidP="0094641B">
      <w:pPr>
        <w:spacing w:after="0" w:line="360" w:lineRule="auto"/>
        <w:ind w:firstLine="709"/>
        <w:jc w:val="both"/>
        <w:rPr>
          <w:rFonts w:ascii="Times New Roman" w:hAnsi="Times New Roman" w:cs="Times New Roman"/>
          <w:sz w:val="24"/>
          <w:szCs w:val="24"/>
        </w:rPr>
      </w:pPr>
      <w:r w:rsidRPr="001D1A9F">
        <w:rPr>
          <w:rFonts w:ascii="Times New Roman" w:hAnsi="Times New Roman" w:cs="Times New Roman"/>
          <w:sz w:val="24"/>
          <w:szCs w:val="24"/>
        </w:rPr>
        <w:t>De voorspelling van Mori (1970) met betrekking tot de uncanny valley hypothese richt zich op twee grote componenten</w:t>
      </w:r>
      <w:r w:rsidR="009D276B">
        <w:rPr>
          <w:rFonts w:ascii="Times New Roman" w:hAnsi="Times New Roman" w:cs="Times New Roman"/>
          <w:sz w:val="24"/>
          <w:szCs w:val="24"/>
        </w:rPr>
        <w:t xml:space="preserve"> van het mens – niet-mens continuüm</w:t>
      </w:r>
      <w:r w:rsidRPr="001D1A9F">
        <w:rPr>
          <w:rFonts w:ascii="Times New Roman" w:hAnsi="Times New Roman" w:cs="Times New Roman"/>
          <w:sz w:val="24"/>
          <w:szCs w:val="24"/>
        </w:rPr>
        <w:t xml:space="preserve">, dit zijnde </w:t>
      </w:r>
      <w:r w:rsidR="00747892">
        <w:rPr>
          <w:rFonts w:ascii="Times New Roman" w:hAnsi="Times New Roman" w:cs="Times New Roman"/>
          <w:sz w:val="24"/>
          <w:szCs w:val="24"/>
        </w:rPr>
        <w:t>‘</w:t>
      </w:r>
      <w:r w:rsidRPr="001D1A9F">
        <w:rPr>
          <w:rFonts w:ascii="Times New Roman" w:hAnsi="Times New Roman" w:cs="Times New Roman"/>
          <w:sz w:val="24"/>
          <w:szCs w:val="24"/>
        </w:rPr>
        <w:t>verschijning</w:t>
      </w:r>
      <w:r w:rsidR="00747892">
        <w:rPr>
          <w:rFonts w:ascii="Times New Roman" w:hAnsi="Times New Roman" w:cs="Times New Roman"/>
          <w:sz w:val="24"/>
          <w:szCs w:val="24"/>
        </w:rPr>
        <w:t>’</w:t>
      </w:r>
      <w:r w:rsidRPr="001D1A9F">
        <w:rPr>
          <w:rFonts w:ascii="Times New Roman" w:hAnsi="Times New Roman" w:cs="Times New Roman"/>
          <w:sz w:val="24"/>
          <w:szCs w:val="24"/>
        </w:rPr>
        <w:t xml:space="preserve"> en </w:t>
      </w:r>
      <w:r w:rsidR="00747892">
        <w:rPr>
          <w:rFonts w:ascii="Times New Roman" w:hAnsi="Times New Roman" w:cs="Times New Roman"/>
          <w:sz w:val="24"/>
          <w:szCs w:val="24"/>
        </w:rPr>
        <w:t>‘</w:t>
      </w:r>
      <w:r w:rsidRPr="001D1A9F">
        <w:rPr>
          <w:rFonts w:ascii="Times New Roman" w:hAnsi="Times New Roman" w:cs="Times New Roman"/>
          <w:sz w:val="24"/>
          <w:szCs w:val="24"/>
        </w:rPr>
        <w:t>beweging</w:t>
      </w:r>
      <w:r w:rsidR="00747892">
        <w:rPr>
          <w:rFonts w:ascii="Times New Roman" w:hAnsi="Times New Roman" w:cs="Times New Roman"/>
          <w:sz w:val="24"/>
          <w:szCs w:val="24"/>
        </w:rPr>
        <w:t>’</w:t>
      </w:r>
      <w:r w:rsidRPr="001D1A9F">
        <w:rPr>
          <w:rFonts w:ascii="Times New Roman" w:hAnsi="Times New Roman" w:cs="Times New Roman"/>
          <w:sz w:val="24"/>
          <w:szCs w:val="24"/>
        </w:rPr>
        <w:t xml:space="preserve">. </w:t>
      </w:r>
      <w:r w:rsidR="00EA1DC1">
        <w:rPr>
          <w:rFonts w:ascii="Times New Roman" w:hAnsi="Times New Roman" w:cs="Times New Roman"/>
          <w:sz w:val="24"/>
          <w:szCs w:val="24"/>
        </w:rPr>
        <w:t>Verschi</w:t>
      </w:r>
      <w:r w:rsidR="004C2081">
        <w:rPr>
          <w:rFonts w:ascii="Times New Roman" w:hAnsi="Times New Roman" w:cs="Times New Roman"/>
          <w:sz w:val="24"/>
          <w:szCs w:val="24"/>
        </w:rPr>
        <w:t>j</w:t>
      </w:r>
      <w:r w:rsidR="00EA1DC1">
        <w:rPr>
          <w:rFonts w:ascii="Times New Roman" w:hAnsi="Times New Roman" w:cs="Times New Roman"/>
          <w:sz w:val="24"/>
          <w:szCs w:val="24"/>
        </w:rPr>
        <w:t xml:space="preserve">ning wordt in figuur 1 </w:t>
      </w:r>
      <w:r w:rsidR="004C3F2F">
        <w:rPr>
          <w:rFonts w:ascii="Times New Roman" w:hAnsi="Times New Roman" w:cs="Times New Roman"/>
          <w:sz w:val="24"/>
          <w:szCs w:val="24"/>
        </w:rPr>
        <w:t xml:space="preserve">op de x-as </w:t>
      </w:r>
      <w:r w:rsidR="00EA1DC1">
        <w:rPr>
          <w:rFonts w:ascii="Times New Roman" w:hAnsi="Times New Roman" w:cs="Times New Roman"/>
          <w:sz w:val="24"/>
          <w:szCs w:val="24"/>
        </w:rPr>
        <w:t>weerge</w:t>
      </w:r>
      <w:r w:rsidR="004C2081">
        <w:rPr>
          <w:rFonts w:ascii="Times New Roman" w:hAnsi="Times New Roman" w:cs="Times New Roman"/>
          <w:sz w:val="24"/>
          <w:szCs w:val="24"/>
        </w:rPr>
        <w:t xml:space="preserve">geven door de volle zwarte lijn, terwijl het effect van beweging weergegeven wordt door de onderbroken zwarte lijn. </w:t>
      </w:r>
      <w:r w:rsidRPr="001D1A9F">
        <w:rPr>
          <w:rFonts w:ascii="Times New Roman" w:hAnsi="Times New Roman" w:cs="Times New Roman"/>
          <w:sz w:val="24"/>
          <w:szCs w:val="24"/>
        </w:rPr>
        <w:t>Deze twee componenten veroorzaken het griezelige gevoel (</w:t>
      </w:r>
      <w:bookmarkStart w:id="22" w:name="_Hlk43106587"/>
      <w:r w:rsidRPr="001D1A9F">
        <w:rPr>
          <w:rFonts w:ascii="Times New Roman" w:hAnsi="Times New Roman" w:cs="Times New Roman"/>
          <w:sz w:val="24"/>
          <w:szCs w:val="24"/>
        </w:rPr>
        <w:t>Ikeda, Hirata, Kasaki, Alimardani, Matsushita, Yamamoto, Nishio &amp; Ishiguro, 2017</w:t>
      </w:r>
      <w:bookmarkEnd w:id="22"/>
      <w:r w:rsidRPr="001D1A9F">
        <w:rPr>
          <w:rFonts w:ascii="Times New Roman" w:hAnsi="Times New Roman" w:cs="Times New Roman"/>
          <w:sz w:val="24"/>
          <w:szCs w:val="24"/>
        </w:rPr>
        <w:t>). Onder verschijning begrijpen we het al dan niet mensachtige uiterlijk van een robot, terwijl onder beweging de al dan niet mensgelijkende, dynamische lichaamsbeweging begrepen wordt. Dit laatste wordt in vele onderzoeken ook wel gelijkgesteld aan gedrag. Mori voorspelde een groter effect, anders geformuleerd, een dieper gelegen dal, voor beweging dan voor verschijning. Hiermee impliceert hij een sterkere invloed van beweging dan verschijning, wat hij ook in zijn grafiek weergeeft. Echter valt in zijn oorspronkelijke werk geen informatie te vinden over de relatie tussen deze twee componenten (</w:t>
      </w:r>
      <w:bookmarkStart w:id="23" w:name="_Hlk43106645"/>
      <w:r w:rsidRPr="001D1A9F">
        <w:rPr>
          <w:rFonts w:ascii="Times New Roman" w:hAnsi="Times New Roman" w:cs="Times New Roman"/>
          <w:sz w:val="24"/>
          <w:szCs w:val="24"/>
        </w:rPr>
        <w:t>Gee, Browne en Kawamura, 2005</w:t>
      </w:r>
      <w:bookmarkEnd w:id="23"/>
      <w:r w:rsidR="002C1BDC">
        <w:rPr>
          <w:rFonts w:ascii="Times New Roman" w:hAnsi="Times New Roman" w:cs="Times New Roman"/>
          <w:sz w:val="24"/>
          <w:szCs w:val="24"/>
        </w:rPr>
        <w:t xml:space="preserve">, Kätsyri, </w:t>
      </w:r>
      <w:r w:rsidR="00882D46">
        <w:rPr>
          <w:rFonts w:ascii="Times New Roman" w:hAnsi="Times New Roman" w:cs="Times New Roman"/>
          <w:sz w:val="24"/>
          <w:szCs w:val="24"/>
        </w:rPr>
        <w:t>et al.</w:t>
      </w:r>
      <w:r w:rsidR="002C1BDC">
        <w:rPr>
          <w:rFonts w:ascii="Times New Roman" w:hAnsi="Times New Roman" w:cs="Times New Roman"/>
          <w:sz w:val="24"/>
          <w:szCs w:val="24"/>
        </w:rPr>
        <w:t>, 2015</w:t>
      </w:r>
      <w:r w:rsidRPr="001D1A9F">
        <w:rPr>
          <w:rFonts w:ascii="Times New Roman" w:hAnsi="Times New Roman" w:cs="Times New Roman"/>
          <w:sz w:val="24"/>
          <w:szCs w:val="24"/>
        </w:rPr>
        <w:t xml:space="preserve">), terwijl hij deze </w:t>
      </w:r>
      <w:r w:rsidRPr="001D1A9F">
        <w:rPr>
          <w:rFonts w:ascii="Times New Roman" w:hAnsi="Times New Roman" w:cs="Times New Roman"/>
          <w:sz w:val="24"/>
          <w:szCs w:val="24"/>
        </w:rPr>
        <w:lastRenderedPageBreak/>
        <w:t>componenten wel op dezelfde as plaatst</w:t>
      </w:r>
      <w:r w:rsidR="00F24FC3">
        <w:rPr>
          <w:rFonts w:ascii="Times New Roman" w:hAnsi="Times New Roman" w:cs="Times New Roman"/>
          <w:sz w:val="24"/>
          <w:szCs w:val="24"/>
        </w:rPr>
        <w:t xml:space="preserve">. </w:t>
      </w:r>
      <w:r w:rsidR="00666A35" w:rsidRPr="00666A35">
        <w:rPr>
          <w:rFonts w:ascii="Times New Roman" w:hAnsi="Times New Roman" w:cs="Times New Roman"/>
          <w:sz w:val="24"/>
          <w:szCs w:val="24"/>
        </w:rPr>
        <w:t>Hier bovenop blijkt u</w:t>
      </w:r>
      <w:r w:rsidR="00C56880" w:rsidRPr="00C56880">
        <w:rPr>
          <w:rFonts w:ascii="Times New Roman" w:hAnsi="Times New Roman" w:cs="Times New Roman"/>
          <w:sz w:val="24"/>
          <w:szCs w:val="24"/>
        </w:rPr>
        <w:t xml:space="preserve">it een onderzoek van </w:t>
      </w:r>
      <w:bookmarkStart w:id="24" w:name="_Hlk43106675"/>
      <w:r w:rsidR="00C56880" w:rsidRPr="00C56880">
        <w:rPr>
          <w:rFonts w:ascii="Times New Roman" w:hAnsi="Times New Roman" w:cs="Times New Roman"/>
          <w:sz w:val="24"/>
          <w:szCs w:val="24"/>
        </w:rPr>
        <w:t xml:space="preserve">Minato, Shimada, Ishiguro en Itakura (2004) </w:t>
      </w:r>
      <w:bookmarkEnd w:id="24"/>
      <w:r w:rsidR="00C56880" w:rsidRPr="00C56880">
        <w:rPr>
          <w:rFonts w:ascii="Times New Roman" w:hAnsi="Times New Roman" w:cs="Times New Roman"/>
          <w:sz w:val="24"/>
          <w:szCs w:val="24"/>
        </w:rPr>
        <w:t>dat evaluatie van de mens-robotinteractie bemoeilijkt wordt door het effect van verschijning niet duidelijk te kunnen isoleren van het effect van gedrag</w:t>
      </w:r>
      <w:r w:rsidR="00C56880">
        <w:rPr>
          <w:rFonts w:ascii="Times New Roman" w:hAnsi="Times New Roman" w:cs="Times New Roman"/>
          <w:sz w:val="24"/>
          <w:szCs w:val="24"/>
        </w:rPr>
        <w:t>.</w:t>
      </w:r>
      <w:r w:rsidR="001B32E6">
        <w:rPr>
          <w:rFonts w:ascii="Times New Roman" w:hAnsi="Times New Roman" w:cs="Times New Roman"/>
          <w:sz w:val="24"/>
          <w:szCs w:val="24"/>
        </w:rPr>
        <w:t xml:space="preserve"> </w:t>
      </w:r>
      <w:r w:rsidR="00C7426A">
        <w:rPr>
          <w:rFonts w:ascii="Times New Roman" w:hAnsi="Times New Roman" w:cs="Times New Roman"/>
          <w:sz w:val="24"/>
          <w:szCs w:val="24"/>
        </w:rPr>
        <w:t xml:space="preserve">Op de y-as wordt de mate van </w:t>
      </w:r>
      <w:r w:rsidR="00CF6319">
        <w:rPr>
          <w:rFonts w:ascii="Times New Roman" w:hAnsi="Times New Roman" w:cs="Times New Roman"/>
          <w:sz w:val="24"/>
          <w:szCs w:val="24"/>
        </w:rPr>
        <w:t xml:space="preserve">‘familiariteit’ of ‘vertrouwdheid’ weergegeven. </w:t>
      </w:r>
      <w:r w:rsidR="001641F5">
        <w:rPr>
          <w:rFonts w:ascii="Times New Roman" w:hAnsi="Times New Roman" w:cs="Times New Roman"/>
          <w:sz w:val="24"/>
          <w:szCs w:val="24"/>
        </w:rPr>
        <w:t>Deze termen dekken echter niet de volledige essentie die de originele term</w:t>
      </w:r>
      <w:r w:rsidR="003D756B">
        <w:rPr>
          <w:rFonts w:ascii="Times New Roman" w:hAnsi="Times New Roman" w:cs="Times New Roman"/>
          <w:sz w:val="24"/>
          <w:szCs w:val="24"/>
        </w:rPr>
        <w:t xml:space="preserve"> ‘shinwakan’</w:t>
      </w:r>
      <w:r w:rsidR="002875F9">
        <w:rPr>
          <w:rFonts w:ascii="Times New Roman" w:hAnsi="Times New Roman" w:cs="Times New Roman"/>
          <w:sz w:val="24"/>
          <w:szCs w:val="24"/>
        </w:rPr>
        <w:t xml:space="preserve"> als Japannees neologisme</w:t>
      </w:r>
      <w:r w:rsidR="003D756B">
        <w:rPr>
          <w:rFonts w:ascii="Times New Roman" w:hAnsi="Times New Roman" w:cs="Times New Roman"/>
          <w:sz w:val="24"/>
          <w:szCs w:val="24"/>
        </w:rPr>
        <w:t xml:space="preserve"> bevat, waardoor MacDorman (2012) </w:t>
      </w:r>
      <w:r w:rsidR="00D118E3">
        <w:rPr>
          <w:rFonts w:ascii="Times New Roman" w:hAnsi="Times New Roman" w:cs="Times New Roman"/>
          <w:sz w:val="24"/>
          <w:szCs w:val="24"/>
        </w:rPr>
        <w:t xml:space="preserve">voorstelt om de term ‘affiniteit’ te gebruiken. </w:t>
      </w:r>
      <w:r w:rsidR="00CA1457">
        <w:rPr>
          <w:rFonts w:ascii="Times New Roman" w:hAnsi="Times New Roman" w:cs="Times New Roman"/>
          <w:sz w:val="24"/>
          <w:szCs w:val="24"/>
        </w:rPr>
        <w:t xml:space="preserve">Toch blijven de </w:t>
      </w:r>
      <w:r w:rsidR="00641AFD">
        <w:rPr>
          <w:rFonts w:ascii="Times New Roman" w:hAnsi="Times New Roman" w:cs="Times New Roman"/>
          <w:sz w:val="24"/>
          <w:szCs w:val="24"/>
        </w:rPr>
        <w:t>conceptualisatie en operationalisatie van enerzijds de mensgelijkheid van verschillende stimuli en anderzijds de gepercipieerde ervaring van affiniteit voor deze stimuli zijn niet eenduidig. Een heldere definitie van de twee dimensies ontbreekt in de originele uncanny valley hypothese van Mori (</w:t>
      </w:r>
      <w:bookmarkStart w:id="25" w:name="_Hlk43106736"/>
      <w:r w:rsidR="00641AFD">
        <w:rPr>
          <w:rFonts w:ascii="Times New Roman" w:hAnsi="Times New Roman" w:cs="Times New Roman"/>
          <w:sz w:val="24"/>
          <w:szCs w:val="24"/>
        </w:rPr>
        <w:t>Cheetham, Suter &amp; Jäncke, 2011; Kätsyri et al., 2015; Pollick, 2009</w:t>
      </w:r>
      <w:bookmarkEnd w:id="25"/>
      <w:r w:rsidR="00641AFD">
        <w:rPr>
          <w:rFonts w:ascii="Times New Roman" w:hAnsi="Times New Roman" w:cs="Times New Roman"/>
          <w:sz w:val="24"/>
          <w:szCs w:val="24"/>
        </w:rPr>
        <w:t>) en de variatie in vertalingen van de originele termen beïnvloedt mogelijks de vergelijkbaarheid van resultaten (</w:t>
      </w:r>
      <w:bookmarkStart w:id="26" w:name="_Hlk43106765"/>
      <w:r w:rsidR="00641AFD">
        <w:rPr>
          <w:rFonts w:ascii="Times New Roman" w:hAnsi="Times New Roman" w:cs="Times New Roman"/>
          <w:sz w:val="24"/>
          <w:szCs w:val="24"/>
        </w:rPr>
        <w:t>Zlotowski, Sumioka, Nishio, Ishiguro, Bartneck &amp; Glas, 2018</w:t>
      </w:r>
      <w:bookmarkEnd w:id="26"/>
      <w:r w:rsidR="00641AFD">
        <w:rPr>
          <w:rFonts w:ascii="Times New Roman" w:hAnsi="Times New Roman" w:cs="Times New Roman"/>
          <w:sz w:val="24"/>
          <w:szCs w:val="24"/>
        </w:rPr>
        <w:t>) tussen verschillende onderzoeken</w:t>
      </w:r>
      <w:r w:rsidR="00BA7AB3">
        <w:rPr>
          <w:rFonts w:ascii="Times New Roman" w:hAnsi="Times New Roman" w:cs="Times New Roman"/>
          <w:sz w:val="24"/>
          <w:szCs w:val="24"/>
        </w:rPr>
        <w:t>.</w:t>
      </w:r>
    </w:p>
    <w:p w14:paraId="56D94787" w14:textId="77777777" w:rsidR="0094641B" w:rsidRDefault="0094641B" w:rsidP="0094641B">
      <w:pPr>
        <w:spacing w:after="0" w:line="360" w:lineRule="auto"/>
        <w:jc w:val="both"/>
        <w:rPr>
          <w:rFonts w:ascii="Times New Roman" w:hAnsi="Times New Roman" w:cs="Times New Roman"/>
          <w:sz w:val="24"/>
          <w:szCs w:val="24"/>
        </w:rPr>
      </w:pPr>
    </w:p>
    <w:p w14:paraId="7996896D" w14:textId="719FE757" w:rsidR="00880B05" w:rsidRDefault="0094641B" w:rsidP="0094641B">
      <w:pPr>
        <w:spacing w:after="0" w:line="360" w:lineRule="auto"/>
        <w:jc w:val="center"/>
        <w:rPr>
          <w:rFonts w:ascii="Times New Roman" w:hAnsi="Times New Roman" w:cs="Times New Roman"/>
          <w:sz w:val="24"/>
          <w:szCs w:val="24"/>
        </w:rPr>
      </w:pPr>
      <w:r>
        <w:rPr>
          <w:noProof/>
          <w:lang w:val="en-US"/>
        </w:rPr>
        <mc:AlternateContent>
          <mc:Choice Requires="wps">
            <w:drawing>
              <wp:anchor distT="0" distB="0" distL="114300" distR="114300" simplePos="0" relativeHeight="251651072" behindDoc="0" locked="0" layoutInCell="1" allowOverlap="1" wp14:anchorId="746D1427" wp14:editId="7A9FF305">
                <wp:simplePos x="0" y="0"/>
                <wp:positionH relativeFrom="column">
                  <wp:posOffset>-219075</wp:posOffset>
                </wp:positionH>
                <wp:positionV relativeFrom="paragraph">
                  <wp:posOffset>3226435</wp:posOffset>
                </wp:positionV>
                <wp:extent cx="6019800" cy="708660"/>
                <wp:effectExtent l="0" t="0" r="0" b="0"/>
                <wp:wrapSquare wrapText="bothSides"/>
                <wp:docPr id="5" name="Tekstvak 5"/>
                <wp:cNvGraphicFramePr/>
                <a:graphic xmlns:a="http://schemas.openxmlformats.org/drawingml/2006/main">
                  <a:graphicData uri="http://schemas.microsoft.com/office/word/2010/wordprocessingShape">
                    <wps:wsp>
                      <wps:cNvSpPr txBox="1"/>
                      <wps:spPr>
                        <a:xfrm>
                          <a:off x="0" y="0"/>
                          <a:ext cx="6019800" cy="708660"/>
                        </a:xfrm>
                        <a:prstGeom prst="rect">
                          <a:avLst/>
                        </a:prstGeom>
                        <a:noFill/>
                        <a:ln w="6350">
                          <a:noFill/>
                        </a:ln>
                      </wps:spPr>
                      <wps:txbx>
                        <w:txbxContent>
                          <w:p w14:paraId="466D8FAA" w14:textId="516180FF" w:rsidR="00BF4584" w:rsidRPr="00163CE8" w:rsidRDefault="00BF4584" w:rsidP="0094641B">
                            <w:pPr>
                              <w:spacing w:after="0" w:line="360" w:lineRule="auto"/>
                              <w:jc w:val="both"/>
                              <w:rPr>
                                <w:i/>
                                <w:iCs/>
                                <w:noProof/>
                              </w:rPr>
                            </w:pPr>
                            <w:r w:rsidRPr="00163CE8">
                              <w:rPr>
                                <w:rFonts w:ascii="Times New Roman" w:hAnsi="Times New Roman" w:cs="Times New Roman"/>
                                <w:i/>
                                <w:iCs/>
                                <w:sz w:val="24"/>
                                <w:szCs w:val="24"/>
                              </w:rPr>
                              <w:t xml:space="preserve">Figuur 1: </w:t>
                            </w:r>
                            <w:r>
                              <w:rPr>
                                <w:rFonts w:ascii="Times New Roman" w:hAnsi="Times New Roman" w:cs="Times New Roman"/>
                                <w:i/>
                                <w:iCs/>
                                <w:sz w:val="24"/>
                                <w:szCs w:val="24"/>
                              </w:rPr>
                              <w:t>De originele</w:t>
                            </w:r>
                            <w:r w:rsidRPr="00163CE8">
                              <w:rPr>
                                <w:rFonts w:ascii="Times New Roman" w:hAnsi="Times New Roman" w:cs="Times New Roman"/>
                                <w:i/>
                                <w:iCs/>
                                <w:sz w:val="24"/>
                                <w:szCs w:val="24"/>
                              </w:rPr>
                              <w:t xml:space="preserve"> versie van de vooropgestelde uncanny valley hypothese </w:t>
                            </w:r>
                            <w:r>
                              <w:rPr>
                                <w:rFonts w:ascii="Times New Roman" w:hAnsi="Times New Roman" w:cs="Times New Roman"/>
                                <w:i/>
                                <w:iCs/>
                                <w:sz w:val="24"/>
                                <w:szCs w:val="24"/>
                              </w:rPr>
                              <w:t xml:space="preserve">door Mori (1970). </w:t>
                            </w:r>
                            <w:r w:rsidRPr="00163CE8">
                              <w:rPr>
                                <w:rFonts w:ascii="Times New Roman" w:hAnsi="Times New Roman" w:cs="Times New Roman"/>
                                <w:i/>
                                <w:iCs/>
                                <w:sz w:val="24"/>
                                <w:szCs w:val="24"/>
                              </w:rPr>
                              <w:t>(</w:t>
                            </w:r>
                            <w:r>
                              <w:rPr>
                                <w:rFonts w:ascii="Times New Roman" w:hAnsi="Times New Roman" w:cs="Times New Roman"/>
                                <w:i/>
                                <w:iCs/>
                                <w:sz w:val="24"/>
                                <w:szCs w:val="24"/>
                              </w:rPr>
                              <w:t>Uit Mori &amp; McDorman, 2012</w:t>
                            </w:r>
                            <w:r w:rsidRPr="00163CE8">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6D1427" id="_x0000_t202" coordsize="21600,21600" o:spt="202" path="m,l,21600r21600,l21600,xe">
                <v:stroke joinstyle="miter"/>
                <v:path gradientshapeok="t" o:connecttype="rect"/>
              </v:shapetype>
              <v:shape id="Tekstvak 5" o:spid="_x0000_s1026" type="#_x0000_t202" style="position:absolute;left:0;text-align:left;margin-left:-17.25pt;margin-top:254.05pt;width:474pt;height:55.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" filled="f" stroked="f" strokeweight=".5pt">
                <v:textbox>
                  <w:txbxContent>
                    <w:p w14:paraId="466D8FAA" w14:textId="516180FF" w:rsidR="00BF4584" w:rsidRPr="00163CE8" w:rsidRDefault="00BF4584" w:rsidP="0094641B">
                      <w:pPr>
                        <w:spacing w:after="0" w:line="360" w:lineRule="auto"/>
                        <w:jc w:val="both"/>
                        <w:rPr>
                          <w:i/>
                          <w:iCs/>
                          <w:noProof/>
                        </w:rPr>
                      </w:pPr>
                      <w:r w:rsidRPr="00163CE8">
                        <w:rPr>
                          <w:rFonts w:ascii="Times New Roman" w:hAnsi="Times New Roman" w:cs="Times New Roman"/>
                          <w:i/>
                          <w:iCs/>
                          <w:sz w:val="24"/>
                          <w:szCs w:val="24"/>
                        </w:rPr>
                        <w:t xml:space="preserve">Figuur 1: </w:t>
                      </w:r>
                      <w:r>
                        <w:rPr>
                          <w:rFonts w:ascii="Times New Roman" w:hAnsi="Times New Roman" w:cs="Times New Roman"/>
                          <w:i/>
                          <w:iCs/>
                          <w:sz w:val="24"/>
                          <w:szCs w:val="24"/>
                        </w:rPr>
                        <w:t>De originele</w:t>
                      </w:r>
                      <w:r w:rsidRPr="00163CE8">
                        <w:rPr>
                          <w:rFonts w:ascii="Times New Roman" w:hAnsi="Times New Roman" w:cs="Times New Roman"/>
                          <w:i/>
                          <w:iCs/>
                          <w:sz w:val="24"/>
                          <w:szCs w:val="24"/>
                        </w:rPr>
                        <w:t xml:space="preserve"> versie van de vooropgestelde uncanny valley hypothese </w:t>
                      </w:r>
                      <w:r>
                        <w:rPr>
                          <w:rFonts w:ascii="Times New Roman" w:hAnsi="Times New Roman" w:cs="Times New Roman"/>
                          <w:i/>
                          <w:iCs/>
                          <w:sz w:val="24"/>
                          <w:szCs w:val="24"/>
                        </w:rPr>
                        <w:t xml:space="preserve">door Mori (1970). </w:t>
                      </w:r>
                      <w:r w:rsidRPr="00163CE8">
                        <w:rPr>
                          <w:rFonts w:ascii="Times New Roman" w:hAnsi="Times New Roman" w:cs="Times New Roman"/>
                          <w:i/>
                          <w:iCs/>
                          <w:sz w:val="24"/>
                          <w:szCs w:val="24"/>
                        </w:rPr>
                        <w:t>(</w:t>
                      </w:r>
                      <w:r>
                        <w:rPr>
                          <w:rFonts w:ascii="Times New Roman" w:hAnsi="Times New Roman" w:cs="Times New Roman"/>
                          <w:i/>
                          <w:iCs/>
                          <w:sz w:val="24"/>
                          <w:szCs w:val="24"/>
                        </w:rPr>
                        <w:t>Uit Mori &amp; McDorman, 2012</w:t>
                      </w:r>
                      <w:r w:rsidRPr="00163CE8">
                        <w:rPr>
                          <w:rFonts w:ascii="Times New Roman" w:hAnsi="Times New Roman" w:cs="Times New Roman"/>
                          <w:i/>
                          <w:iCs/>
                          <w:sz w:val="24"/>
                          <w:szCs w:val="24"/>
                        </w:rPr>
                        <w:t>).</w:t>
                      </w:r>
                    </w:p>
                  </w:txbxContent>
                </v:textbox>
                <w10:wrap type="square"/>
              </v:shape>
            </w:pict>
          </mc:Fallback>
        </mc:AlternateContent>
      </w:r>
      <w:r w:rsidR="009F78E4">
        <w:rPr>
          <w:noProof/>
          <w:lang w:val="en-US"/>
        </w:rPr>
        <w:drawing>
          <wp:inline distT="0" distB="0" distL="0" distR="0" wp14:anchorId="4E586EC0" wp14:editId="0FBD1CEC">
            <wp:extent cx="4651466" cy="3200400"/>
            <wp:effectExtent l="0" t="0" r="0" b="0"/>
            <wp:docPr id="12" name="Afbeelding 1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gure 2"/>
                    <pic:cNvPicPr>
                      <a:picLocks noChangeAspect="1" noChangeArrowheads="1"/>
                    </pic:cNvPicPr>
                  </pic:nvPicPr>
                  <pic:blipFill rotWithShape="1">
                    <a:blip r:embed="rId10" cstate="print">
                      <a:biLevel thresh="7500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b="4824"/>
                    <a:stretch/>
                  </pic:blipFill>
                  <pic:spPr bwMode="auto">
                    <a:xfrm>
                      <a:off x="0" y="0"/>
                      <a:ext cx="4661234" cy="3207121"/>
                    </a:xfrm>
                    <a:prstGeom prst="rect">
                      <a:avLst/>
                    </a:prstGeom>
                    <a:noFill/>
                    <a:ln>
                      <a:noFill/>
                    </a:ln>
                    <a:extLst>
                      <a:ext uri="{53640926-AAD7-44D8-BBD7-CCE9431645EC}">
                        <a14:shadowObscured xmlns:a14="http://schemas.microsoft.com/office/drawing/2010/main"/>
                      </a:ext>
                    </a:extLst>
                  </pic:spPr>
                </pic:pic>
              </a:graphicData>
            </a:graphic>
          </wp:inline>
        </w:drawing>
      </w:r>
    </w:p>
    <w:p w14:paraId="143CBAC9" w14:textId="0943D6CE" w:rsidR="0094641B" w:rsidRDefault="0094641B" w:rsidP="002A0078">
      <w:pPr>
        <w:spacing w:line="360" w:lineRule="auto"/>
        <w:ind w:firstLine="708"/>
        <w:jc w:val="both"/>
        <w:rPr>
          <w:rFonts w:ascii="Times New Roman" w:hAnsi="Times New Roman" w:cs="Times New Roman"/>
          <w:sz w:val="24"/>
          <w:szCs w:val="24"/>
        </w:rPr>
      </w:pPr>
    </w:p>
    <w:p w14:paraId="749D2124" w14:textId="04827823" w:rsidR="0094641B" w:rsidRDefault="0094641B" w:rsidP="002A0078">
      <w:pPr>
        <w:spacing w:line="360" w:lineRule="auto"/>
        <w:ind w:firstLine="708"/>
        <w:jc w:val="both"/>
        <w:rPr>
          <w:rFonts w:ascii="Times New Roman" w:hAnsi="Times New Roman" w:cs="Times New Roman"/>
          <w:sz w:val="24"/>
          <w:szCs w:val="24"/>
        </w:rPr>
      </w:pPr>
    </w:p>
    <w:p w14:paraId="409DA208" w14:textId="17DBD3F5" w:rsidR="0094641B" w:rsidRDefault="0094641B" w:rsidP="0094641B">
      <w:pPr>
        <w:spacing w:line="360" w:lineRule="auto"/>
        <w:jc w:val="center"/>
        <w:rPr>
          <w:rFonts w:ascii="Times New Roman" w:hAnsi="Times New Roman" w:cs="Times New Roman"/>
          <w:sz w:val="24"/>
          <w:szCs w:val="24"/>
        </w:rPr>
      </w:pPr>
      <w:r>
        <w:rPr>
          <w:noProof/>
          <w:lang w:val="en-US"/>
        </w:rPr>
        <w:lastRenderedPageBreak/>
        <mc:AlternateContent>
          <mc:Choice Requires="wps">
            <w:drawing>
              <wp:anchor distT="0" distB="0" distL="114300" distR="114300" simplePos="0" relativeHeight="251654144" behindDoc="0" locked="0" layoutInCell="1" allowOverlap="1" wp14:anchorId="5A65B7FD" wp14:editId="733B581D">
                <wp:simplePos x="0" y="0"/>
                <wp:positionH relativeFrom="column">
                  <wp:posOffset>-158115</wp:posOffset>
                </wp:positionH>
                <wp:positionV relativeFrom="paragraph">
                  <wp:posOffset>4060825</wp:posOffset>
                </wp:positionV>
                <wp:extent cx="5821680" cy="861060"/>
                <wp:effectExtent l="0" t="0" r="0" b="0"/>
                <wp:wrapSquare wrapText="bothSides"/>
                <wp:docPr id="6" name="Tekstvak 6"/>
                <wp:cNvGraphicFramePr/>
                <a:graphic xmlns:a="http://schemas.openxmlformats.org/drawingml/2006/main">
                  <a:graphicData uri="http://schemas.microsoft.com/office/word/2010/wordprocessingShape">
                    <wps:wsp>
                      <wps:cNvSpPr txBox="1"/>
                      <wps:spPr>
                        <a:xfrm>
                          <a:off x="0" y="0"/>
                          <a:ext cx="5821680" cy="861060"/>
                        </a:xfrm>
                        <a:prstGeom prst="rect">
                          <a:avLst/>
                        </a:prstGeom>
                        <a:noFill/>
                        <a:ln w="6350">
                          <a:noFill/>
                        </a:ln>
                      </wps:spPr>
                      <wps:txbx>
                        <w:txbxContent>
                          <w:p w14:paraId="06626813" w14:textId="5CCAAB04" w:rsidR="00BF4584" w:rsidRPr="00163CE8" w:rsidRDefault="00BF4584" w:rsidP="0094641B">
                            <w:pPr>
                              <w:spacing w:after="0" w:line="360" w:lineRule="auto"/>
                              <w:jc w:val="both"/>
                              <w:rPr>
                                <w:rFonts w:ascii="Times New Roman" w:hAnsi="Times New Roman" w:cs="Times New Roman"/>
                                <w:i/>
                                <w:iCs/>
                                <w:sz w:val="24"/>
                                <w:szCs w:val="24"/>
                              </w:rPr>
                            </w:pPr>
                            <w:r w:rsidRPr="00163CE8">
                              <w:rPr>
                                <w:rFonts w:ascii="Times New Roman" w:hAnsi="Times New Roman" w:cs="Times New Roman"/>
                                <w:i/>
                                <w:iCs/>
                                <w:sz w:val="24"/>
                                <w:szCs w:val="24"/>
                              </w:rPr>
                              <w:t xml:space="preserve">Figuur  2: presentatie van variatie in hedendaagse voorwerpen op de hypothetische curve inzake het uncanny valley effect voor statische en bewegende karakteristieken. </w:t>
                            </w:r>
                            <w:r>
                              <w:rPr>
                                <w:rFonts w:ascii="Times New Roman" w:hAnsi="Times New Roman" w:cs="Times New Roman"/>
                                <w:i/>
                                <w:iCs/>
                                <w:sz w:val="24"/>
                                <w:szCs w:val="24"/>
                              </w:rPr>
                              <w:t>(</w:t>
                            </w:r>
                            <w:r w:rsidRPr="00163CE8">
                              <w:rPr>
                                <w:rFonts w:ascii="Times New Roman" w:hAnsi="Times New Roman" w:cs="Times New Roman"/>
                                <w:i/>
                                <w:iCs/>
                                <w:sz w:val="24"/>
                                <w:szCs w:val="24"/>
                              </w:rPr>
                              <w:t xml:space="preserve">Uit Urgen, Kutas </w:t>
                            </w:r>
                            <w:r>
                              <w:rPr>
                                <w:rFonts w:ascii="Times New Roman" w:hAnsi="Times New Roman" w:cs="Times New Roman"/>
                                <w:i/>
                                <w:iCs/>
                                <w:sz w:val="24"/>
                                <w:szCs w:val="24"/>
                              </w:rPr>
                              <w:t>&amp;</w:t>
                            </w:r>
                            <w:r w:rsidRPr="00163CE8">
                              <w:rPr>
                                <w:rFonts w:ascii="Times New Roman" w:hAnsi="Times New Roman" w:cs="Times New Roman"/>
                                <w:i/>
                                <w:iCs/>
                                <w:sz w:val="24"/>
                                <w:szCs w:val="24"/>
                              </w:rPr>
                              <w:t xml:space="preserve"> Saygin </w:t>
                            </w:r>
                            <w:ins w:id="27" w:author="Sean" w:date="2021-05-17T15:52:00Z">
                              <w:r w:rsidR="0094641B">
                                <w:rPr>
                                  <w:rFonts w:ascii="Times New Roman" w:hAnsi="Times New Roman" w:cs="Times New Roman"/>
                                  <w:i/>
                                  <w:iCs/>
                                  <w:sz w:val="24"/>
                                  <w:szCs w:val="24"/>
                                </w:rPr>
                                <w:t>[</w:t>
                              </w:r>
                            </w:ins>
                            <w:del w:id="28" w:author="Sean" w:date="2021-05-17T15:52:00Z">
                              <w:r w:rsidRPr="00163CE8" w:rsidDel="0094641B">
                                <w:rPr>
                                  <w:rFonts w:ascii="Times New Roman" w:hAnsi="Times New Roman" w:cs="Times New Roman"/>
                                  <w:i/>
                                  <w:iCs/>
                                  <w:sz w:val="24"/>
                                  <w:szCs w:val="24"/>
                                </w:rPr>
                                <w:delText>(</w:delText>
                              </w:r>
                            </w:del>
                            <w:r w:rsidRPr="00163CE8">
                              <w:rPr>
                                <w:rFonts w:ascii="Times New Roman" w:hAnsi="Times New Roman" w:cs="Times New Roman"/>
                                <w:i/>
                                <w:iCs/>
                                <w:sz w:val="24"/>
                                <w:szCs w:val="24"/>
                              </w:rPr>
                              <w:t>2018</w:t>
                            </w:r>
                            <w:ins w:id="29" w:author="Sean" w:date="2021-05-17T15:52:00Z">
                              <w:r w:rsidR="0094641B">
                                <w:rPr>
                                  <w:rFonts w:ascii="Times New Roman" w:hAnsi="Times New Roman" w:cs="Times New Roman"/>
                                  <w:i/>
                                  <w:iCs/>
                                  <w:sz w:val="24"/>
                                  <w:szCs w:val="24"/>
                                </w:rPr>
                                <w:t>]</w:t>
                              </w:r>
                            </w:ins>
                            <w:del w:id="30" w:author="Sean" w:date="2021-05-17T15:52:00Z">
                              <w:r w:rsidDel="0094641B">
                                <w:rPr>
                                  <w:rFonts w:ascii="Times New Roman" w:hAnsi="Times New Roman" w:cs="Times New Roman"/>
                                  <w:i/>
                                  <w:iCs/>
                                  <w:sz w:val="24"/>
                                  <w:szCs w:val="24"/>
                                </w:rPr>
                                <w:delText>)</w:delText>
                              </w:r>
                            </w:del>
                            <w:r w:rsidRPr="00163CE8">
                              <w:rPr>
                                <w:rFonts w:ascii="Times New Roman" w:hAnsi="Times New Roman" w:cs="Times New Roman"/>
                                <w:i/>
                                <w:iCs/>
                                <w:sz w:val="24"/>
                                <w:szCs w:val="24"/>
                              </w:rPr>
                              <w:t>).</w:t>
                            </w:r>
                          </w:p>
                          <w:p w14:paraId="33297F6C" w14:textId="77777777" w:rsidR="00BF4584" w:rsidRDefault="00BF45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B7FD" id="Tekstvak 6" o:spid="_x0000_s1027" type="#_x0000_t202" style="position:absolute;left:0;text-align:left;margin-left:-12.45pt;margin-top:319.75pt;width:458.4pt;height:6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" filled="f" stroked="f" strokeweight=".5pt">
                <v:textbox>
                  <w:txbxContent>
                    <w:p w14:paraId="06626813" w14:textId="5CCAAB04" w:rsidR="00BF4584" w:rsidRPr="00163CE8" w:rsidRDefault="00BF4584" w:rsidP="0094641B">
                      <w:pPr>
                        <w:spacing w:after="0" w:line="360" w:lineRule="auto"/>
                        <w:jc w:val="both"/>
                        <w:rPr>
                          <w:rFonts w:ascii="Times New Roman" w:hAnsi="Times New Roman" w:cs="Times New Roman"/>
                          <w:i/>
                          <w:iCs/>
                          <w:sz w:val="24"/>
                          <w:szCs w:val="24"/>
                        </w:rPr>
                      </w:pPr>
                      <w:r w:rsidRPr="00163CE8">
                        <w:rPr>
                          <w:rFonts w:ascii="Times New Roman" w:hAnsi="Times New Roman" w:cs="Times New Roman"/>
                          <w:i/>
                          <w:iCs/>
                          <w:sz w:val="24"/>
                          <w:szCs w:val="24"/>
                        </w:rPr>
                        <w:t xml:space="preserve">Figuur  2: presentatie van variatie in hedendaagse voorwerpen op de hypothetische curve inzake het uncanny valley effect voor statische en bewegende karakteristieken. </w:t>
                      </w:r>
                      <w:r>
                        <w:rPr>
                          <w:rFonts w:ascii="Times New Roman" w:hAnsi="Times New Roman" w:cs="Times New Roman"/>
                          <w:i/>
                          <w:iCs/>
                          <w:sz w:val="24"/>
                          <w:szCs w:val="24"/>
                        </w:rPr>
                        <w:t>(</w:t>
                      </w:r>
                      <w:r w:rsidRPr="00163CE8">
                        <w:rPr>
                          <w:rFonts w:ascii="Times New Roman" w:hAnsi="Times New Roman" w:cs="Times New Roman"/>
                          <w:i/>
                          <w:iCs/>
                          <w:sz w:val="24"/>
                          <w:szCs w:val="24"/>
                        </w:rPr>
                        <w:t xml:space="preserve">Uit Urgen, Kutas </w:t>
                      </w:r>
                      <w:r>
                        <w:rPr>
                          <w:rFonts w:ascii="Times New Roman" w:hAnsi="Times New Roman" w:cs="Times New Roman"/>
                          <w:i/>
                          <w:iCs/>
                          <w:sz w:val="24"/>
                          <w:szCs w:val="24"/>
                        </w:rPr>
                        <w:t>&amp;</w:t>
                      </w:r>
                      <w:r w:rsidRPr="00163CE8">
                        <w:rPr>
                          <w:rFonts w:ascii="Times New Roman" w:hAnsi="Times New Roman" w:cs="Times New Roman"/>
                          <w:i/>
                          <w:iCs/>
                          <w:sz w:val="24"/>
                          <w:szCs w:val="24"/>
                        </w:rPr>
                        <w:t xml:space="preserve"> Saygin </w:t>
                      </w:r>
                      <w:ins w:id="31" w:author="Sean" w:date="2021-05-17T15:52:00Z">
                        <w:r w:rsidR="0094641B">
                          <w:rPr>
                            <w:rFonts w:ascii="Times New Roman" w:hAnsi="Times New Roman" w:cs="Times New Roman"/>
                            <w:i/>
                            <w:iCs/>
                            <w:sz w:val="24"/>
                            <w:szCs w:val="24"/>
                          </w:rPr>
                          <w:t>[</w:t>
                        </w:r>
                      </w:ins>
                      <w:del w:id="32" w:author="Sean" w:date="2021-05-17T15:52:00Z">
                        <w:r w:rsidRPr="00163CE8" w:rsidDel="0094641B">
                          <w:rPr>
                            <w:rFonts w:ascii="Times New Roman" w:hAnsi="Times New Roman" w:cs="Times New Roman"/>
                            <w:i/>
                            <w:iCs/>
                            <w:sz w:val="24"/>
                            <w:szCs w:val="24"/>
                          </w:rPr>
                          <w:delText>(</w:delText>
                        </w:r>
                      </w:del>
                      <w:r w:rsidRPr="00163CE8">
                        <w:rPr>
                          <w:rFonts w:ascii="Times New Roman" w:hAnsi="Times New Roman" w:cs="Times New Roman"/>
                          <w:i/>
                          <w:iCs/>
                          <w:sz w:val="24"/>
                          <w:szCs w:val="24"/>
                        </w:rPr>
                        <w:t>2018</w:t>
                      </w:r>
                      <w:ins w:id="33" w:author="Sean" w:date="2021-05-17T15:52:00Z">
                        <w:r w:rsidR="0094641B">
                          <w:rPr>
                            <w:rFonts w:ascii="Times New Roman" w:hAnsi="Times New Roman" w:cs="Times New Roman"/>
                            <w:i/>
                            <w:iCs/>
                            <w:sz w:val="24"/>
                            <w:szCs w:val="24"/>
                          </w:rPr>
                          <w:t>]</w:t>
                        </w:r>
                      </w:ins>
                      <w:del w:id="34" w:author="Sean" w:date="2021-05-17T15:52:00Z">
                        <w:r w:rsidDel="0094641B">
                          <w:rPr>
                            <w:rFonts w:ascii="Times New Roman" w:hAnsi="Times New Roman" w:cs="Times New Roman"/>
                            <w:i/>
                            <w:iCs/>
                            <w:sz w:val="24"/>
                            <w:szCs w:val="24"/>
                          </w:rPr>
                          <w:delText>)</w:delText>
                        </w:r>
                      </w:del>
                      <w:r w:rsidRPr="00163CE8">
                        <w:rPr>
                          <w:rFonts w:ascii="Times New Roman" w:hAnsi="Times New Roman" w:cs="Times New Roman"/>
                          <w:i/>
                          <w:iCs/>
                          <w:sz w:val="24"/>
                          <w:szCs w:val="24"/>
                        </w:rPr>
                        <w:t>).</w:t>
                      </w:r>
                    </w:p>
                    <w:p w14:paraId="33297F6C" w14:textId="77777777" w:rsidR="00BF4584" w:rsidRDefault="00BF4584"/>
                  </w:txbxContent>
                </v:textbox>
                <w10:wrap type="square"/>
              </v:shape>
            </w:pict>
          </mc:Fallback>
        </mc:AlternateContent>
      </w:r>
      <w:r>
        <w:rPr>
          <w:noProof/>
          <w:lang w:val="en-US"/>
        </w:rPr>
        <w:drawing>
          <wp:inline distT="0" distB="0" distL="0" distR="0" wp14:anchorId="6BD757EE" wp14:editId="46F11728">
            <wp:extent cx="4553216" cy="38481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415" cy="3872777"/>
                    </a:xfrm>
                    <a:prstGeom prst="rect">
                      <a:avLst/>
                    </a:prstGeom>
                    <a:noFill/>
                    <a:ln>
                      <a:noFill/>
                    </a:ln>
                  </pic:spPr>
                </pic:pic>
              </a:graphicData>
            </a:graphic>
          </wp:inline>
        </w:drawing>
      </w:r>
    </w:p>
    <w:p w14:paraId="742CBAEF" w14:textId="77777777" w:rsidR="0094641B" w:rsidRDefault="0094641B" w:rsidP="002A0078">
      <w:pPr>
        <w:spacing w:line="360" w:lineRule="auto"/>
        <w:ind w:firstLine="708"/>
        <w:jc w:val="both"/>
        <w:rPr>
          <w:rFonts w:ascii="Times New Roman" w:hAnsi="Times New Roman" w:cs="Times New Roman"/>
          <w:sz w:val="24"/>
          <w:szCs w:val="24"/>
        </w:rPr>
      </w:pPr>
    </w:p>
    <w:p w14:paraId="358F1FF6" w14:textId="64859833" w:rsidR="001F4B99" w:rsidRDefault="002A0078" w:rsidP="002A007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Er zijn verschillende verklaringen voor het verschijnen van het fenomeen van de uncanny valley. De</w:t>
      </w:r>
      <w:r w:rsidR="0046184F">
        <w:rPr>
          <w:rFonts w:ascii="Times New Roman" w:hAnsi="Times New Roman" w:cs="Times New Roman"/>
          <w:sz w:val="24"/>
          <w:szCs w:val="24"/>
        </w:rPr>
        <w:t xml:space="preserve"> meest besproken hypotheses zijn terug te vinden in figuur 3. D</w:t>
      </w:r>
      <w:r w:rsidR="00882D46">
        <w:rPr>
          <w:rFonts w:ascii="Times New Roman" w:hAnsi="Times New Roman" w:cs="Times New Roman"/>
          <w:sz w:val="24"/>
          <w:szCs w:val="24"/>
        </w:rPr>
        <w:t>e inhoud van d</w:t>
      </w:r>
      <w:r w:rsidR="0046184F">
        <w:rPr>
          <w:rFonts w:ascii="Times New Roman" w:hAnsi="Times New Roman" w:cs="Times New Roman"/>
          <w:sz w:val="24"/>
          <w:szCs w:val="24"/>
        </w:rPr>
        <w:t>eze</w:t>
      </w:r>
      <w:r w:rsidR="00882D46">
        <w:rPr>
          <w:rFonts w:ascii="Times New Roman" w:hAnsi="Times New Roman" w:cs="Times New Roman"/>
          <w:sz w:val="24"/>
          <w:szCs w:val="24"/>
        </w:rPr>
        <w:t xml:space="preserve"> hypotheses</w:t>
      </w:r>
      <w:r w:rsidR="0046184F">
        <w:rPr>
          <w:rFonts w:ascii="Times New Roman" w:hAnsi="Times New Roman" w:cs="Times New Roman"/>
          <w:sz w:val="24"/>
          <w:szCs w:val="24"/>
        </w:rPr>
        <w:t xml:space="preserve"> z</w:t>
      </w:r>
      <w:r w:rsidR="00882D46">
        <w:rPr>
          <w:rFonts w:ascii="Times New Roman" w:hAnsi="Times New Roman" w:cs="Times New Roman"/>
          <w:sz w:val="24"/>
          <w:szCs w:val="24"/>
        </w:rPr>
        <w:t>al</w:t>
      </w:r>
      <w:r w:rsidR="0046184F">
        <w:rPr>
          <w:rFonts w:ascii="Times New Roman" w:hAnsi="Times New Roman" w:cs="Times New Roman"/>
          <w:sz w:val="24"/>
          <w:szCs w:val="24"/>
        </w:rPr>
        <w:t xml:space="preserve"> niet in detail worden besproken aangezien </w:t>
      </w:r>
      <w:r w:rsidR="00332FDF">
        <w:rPr>
          <w:rFonts w:ascii="Times New Roman" w:hAnsi="Times New Roman" w:cs="Times New Roman"/>
          <w:sz w:val="24"/>
          <w:szCs w:val="24"/>
        </w:rPr>
        <w:t>dit</w:t>
      </w:r>
      <w:r w:rsidR="0046184F">
        <w:rPr>
          <w:rFonts w:ascii="Times New Roman" w:hAnsi="Times New Roman" w:cs="Times New Roman"/>
          <w:sz w:val="24"/>
          <w:szCs w:val="24"/>
        </w:rPr>
        <w:t xml:space="preserve"> geen meerwaarde biedt voor het onderzoek verricht voor deze Masterproef. </w:t>
      </w:r>
      <w:r w:rsidR="00AE4167">
        <w:rPr>
          <w:rFonts w:ascii="Times New Roman" w:hAnsi="Times New Roman" w:cs="Times New Roman"/>
          <w:sz w:val="24"/>
          <w:szCs w:val="24"/>
        </w:rPr>
        <w:t xml:space="preserve">Wel, zal de evidentie voor deze verklaringen aan bod komen. </w:t>
      </w:r>
      <w:r w:rsidR="0046184F">
        <w:rPr>
          <w:rFonts w:ascii="Times New Roman" w:hAnsi="Times New Roman" w:cs="Times New Roman"/>
          <w:sz w:val="24"/>
          <w:szCs w:val="24"/>
        </w:rPr>
        <w:t>Voor meer informatie omtrent</w:t>
      </w:r>
      <w:r w:rsidR="00AE4167">
        <w:rPr>
          <w:rFonts w:ascii="Times New Roman" w:hAnsi="Times New Roman" w:cs="Times New Roman"/>
          <w:sz w:val="24"/>
          <w:szCs w:val="24"/>
        </w:rPr>
        <w:t xml:space="preserve"> de inhoud</w:t>
      </w:r>
      <w:r w:rsidR="0046184F">
        <w:rPr>
          <w:rFonts w:ascii="Times New Roman" w:hAnsi="Times New Roman" w:cs="Times New Roman"/>
          <w:sz w:val="24"/>
          <w:szCs w:val="24"/>
        </w:rPr>
        <w:t xml:space="preserve"> deze hypothese, zie </w:t>
      </w:r>
      <w:bookmarkStart w:id="35" w:name="_Hlk43106819"/>
      <w:r w:rsidR="0046184F">
        <w:rPr>
          <w:rFonts w:ascii="Times New Roman" w:hAnsi="Times New Roman" w:cs="Times New Roman"/>
          <w:sz w:val="24"/>
          <w:szCs w:val="24"/>
        </w:rPr>
        <w:t xml:space="preserve">Olivera-La Rosa (2018). </w:t>
      </w:r>
      <w:bookmarkEnd w:id="35"/>
    </w:p>
    <w:p w14:paraId="3540188C" w14:textId="411261A8" w:rsidR="001F4B99" w:rsidRDefault="001F4B99" w:rsidP="002A0078">
      <w:pPr>
        <w:spacing w:line="360" w:lineRule="auto"/>
        <w:ind w:firstLine="708"/>
        <w:jc w:val="both"/>
        <w:rPr>
          <w:rFonts w:ascii="Times New Roman" w:hAnsi="Times New Roman" w:cs="Times New Roman"/>
          <w:sz w:val="24"/>
          <w:szCs w:val="24"/>
        </w:rPr>
      </w:pPr>
    </w:p>
    <w:p w14:paraId="068124E9" w14:textId="5FA2FD77" w:rsidR="001F4B99" w:rsidRDefault="0003088A" w:rsidP="0003088A">
      <w:pPr>
        <w:spacing w:line="360" w:lineRule="auto"/>
        <w:jc w:val="both"/>
        <w:rPr>
          <w:rFonts w:ascii="Times New Roman" w:hAnsi="Times New Roman" w:cs="Times New Roman"/>
          <w:sz w:val="24"/>
          <w:szCs w:val="24"/>
        </w:rPr>
      </w:pPr>
      <w:commentRangeStart w:id="36"/>
      <w:r>
        <w:rPr>
          <w:noProof/>
          <w:lang w:val="en-US"/>
        </w:rPr>
        <w:lastRenderedPageBreak/>
        <w:drawing>
          <wp:inline distT="0" distB="0" distL="0" distR="0" wp14:anchorId="184442E7" wp14:editId="427DB011">
            <wp:extent cx="5939075" cy="1493520"/>
            <wp:effectExtent l="0" t="0" r="508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522" t="32860" r="12653" b="35033"/>
                    <a:stretch/>
                  </pic:blipFill>
                  <pic:spPr bwMode="auto">
                    <a:xfrm>
                      <a:off x="0" y="0"/>
                      <a:ext cx="5963180" cy="1499582"/>
                    </a:xfrm>
                    <a:prstGeom prst="rect">
                      <a:avLst/>
                    </a:prstGeom>
                    <a:ln>
                      <a:noFill/>
                    </a:ln>
                    <a:extLst>
                      <a:ext uri="{53640926-AAD7-44D8-BBD7-CCE9431645EC}">
                        <a14:shadowObscured xmlns:a14="http://schemas.microsoft.com/office/drawing/2010/main"/>
                      </a:ext>
                    </a:extLst>
                  </pic:spPr>
                </pic:pic>
              </a:graphicData>
            </a:graphic>
          </wp:inline>
        </w:drawing>
      </w:r>
      <w:commentRangeEnd w:id="36"/>
      <w:r w:rsidR="0094641B">
        <w:rPr>
          <w:rStyle w:val="CommentReference"/>
        </w:rPr>
        <w:commentReference w:id="36"/>
      </w:r>
    </w:p>
    <w:p w14:paraId="61EFE0F5" w14:textId="356936BE" w:rsidR="002A0078" w:rsidRDefault="0094641B" w:rsidP="002A0078">
      <w:pPr>
        <w:spacing w:line="360" w:lineRule="auto"/>
        <w:ind w:firstLine="708"/>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74624" behindDoc="0" locked="0" layoutInCell="1" allowOverlap="1" wp14:anchorId="2065F0CA" wp14:editId="01D34017">
                <wp:simplePos x="0" y="0"/>
                <wp:positionH relativeFrom="column">
                  <wp:posOffset>0</wp:posOffset>
                </wp:positionH>
                <wp:positionV relativeFrom="paragraph">
                  <wp:posOffset>0</wp:posOffset>
                </wp:positionV>
                <wp:extent cx="944880" cy="289560"/>
                <wp:effectExtent l="0" t="0" r="7620" b="0"/>
                <wp:wrapNone/>
                <wp:docPr id="11" name="Tekstvak 11"/>
                <wp:cNvGraphicFramePr/>
                <a:graphic xmlns:a="http://schemas.openxmlformats.org/drawingml/2006/main">
                  <a:graphicData uri="http://schemas.microsoft.com/office/word/2010/wordprocessingShape">
                    <wps:wsp>
                      <wps:cNvSpPr txBox="1"/>
                      <wps:spPr>
                        <a:xfrm>
                          <a:off x="0" y="0"/>
                          <a:ext cx="944880" cy="289560"/>
                        </a:xfrm>
                        <a:prstGeom prst="rect">
                          <a:avLst/>
                        </a:prstGeom>
                        <a:solidFill>
                          <a:schemeClr val="lt1"/>
                        </a:solidFill>
                        <a:ln w="6350">
                          <a:noFill/>
                        </a:ln>
                      </wps:spPr>
                      <wps:txbx>
                        <w:txbxContent>
                          <w:p w14:paraId="5850F8E4" w14:textId="77777777" w:rsidR="0094641B" w:rsidRPr="00163CE8" w:rsidRDefault="0094641B" w:rsidP="0094641B">
                            <w:pPr>
                              <w:jc w:val="right"/>
                              <w:rPr>
                                <w:i/>
                                <w:iCs/>
                              </w:rPr>
                            </w:pPr>
                            <w:r w:rsidRPr="00163CE8">
                              <w:rPr>
                                <w:i/>
                                <w:iCs/>
                              </w:rPr>
                              <w:t>Figuur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F0CA" id="Tekstvak 11" o:spid="_x0000_s1028" type="#_x0000_t202" style="position:absolute;left:0;text-align:left;margin-left:0;margin-top:0;width:74.4pt;height:2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" fillcolor="white [3201]" stroked="f" strokeweight=".5pt">
                <v:textbox>
                  <w:txbxContent>
                    <w:p w14:paraId="5850F8E4" w14:textId="77777777" w:rsidR="0094641B" w:rsidRPr="00163CE8" w:rsidRDefault="0094641B" w:rsidP="0094641B">
                      <w:pPr>
                        <w:jc w:val="right"/>
                        <w:rPr>
                          <w:i/>
                          <w:iCs/>
                        </w:rPr>
                      </w:pPr>
                      <w:r w:rsidRPr="00163CE8">
                        <w:rPr>
                          <w:i/>
                          <w:iCs/>
                        </w:rPr>
                        <w:t>Figuur 3</w:t>
                      </w:r>
                    </w:p>
                  </w:txbxContent>
                </v:textbox>
              </v:shape>
            </w:pict>
          </mc:Fallback>
        </mc:AlternateContent>
      </w:r>
    </w:p>
    <w:p w14:paraId="3B441B5B" w14:textId="46E10A40" w:rsidR="006148A7" w:rsidRDefault="001F4B99" w:rsidP="006148A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Een recente systematische review van Kätsyri et al. (2015) stelt dat </w:t>
      </w:r>
      <w:r w:rsidR="00882D46">
        <w:rPr>
          <w:rFonts w:ascii="Times New Roman" w:hAnsi="Times New Roman" w:cs="Times New Roman"/>
          <w:sz w:val="24"/>
          <w:szCs w:val="24"/>
        </w:rPr>
        <w:t>het</w:t>
      </w:r>
      <w:r>
        <w:rPr>
          <w:rFonts w:ascii="Times New Roman" w:hAnsi="Times New Roman" w:cs="Times New Roman"/>
          <w:sz w:val="24"/>
          <w:szCs w:val="24"/>
        </w:rPr>
        <w:t xml:space="preserve"> onderzoek naar de uncanny valley ambigue resultaten opleveren, wat tien jaar geleden ook al het geval was </w:t>
      </w:r>
      <w:r w:rsidRPr="000E48A6">
        <w:rPr>
          <w:rFonts w:ascii="Times New Roman" w:hAnsi="Times New Roman" w:cs="Times New Roman"/>
          <w:sz w:val="24"/>
          <w:szCs w:val="24"/>
        </w:rPr>
        <w:t>(</w:t>
      </w:r>
      <w:r w:rsidRPr="00226022">
        <w:rPr>
          <w:rFonts w:ascii="Times New Roman" w:hAnsi="Times New Roman" w:cs="Times New Roman"/>
          <w:sz w:val="24"/>
          <w:szCs w:val="24"/>
        </w:rPr>
        <w:t>Brenton,</w:t>
      </w:r>
      <w:r w:rsidR="002947F1">
        <w:rPr>
          <w:rFonts w:ascii="Times New Roman" w:hAnsi="Times New Roman" w:cs="Times New Roman"/>
          <w:sz w:val="24"/>
          <w:szCs w:val="24"/>
        </w:rPr>
        <w:t xml:space="preserve"> Gillies, Ballin &amp; Chatting,</w:t>
      </w:r>
      <w:r w:rsidRPr="000E48A6">
        <w:rPr>
          <w:rFonts w:ascii="Times New Roman" w:hAnsi="Times New Roman" w:cs="Times New Roman"/>
          <w:sz w:val="24"/>
          <w:szCs w:val="24"/>
        </w:rPr>
        <w:t xml:space="preserve"> 2005; Gee et al., 2005)</w:t>
      </w:r>
      <w:r>
        <w:rPr>
          <w:rFonts w:ascii="Times New Roman" w:hAnsi="Times New Roman" w:cs="Times New Roman"/>
          <w:sz w:val="24"/>
          <w:szCs w:val="24"/>
        </w:rPr>
        <w:t>. Er is ook een gebrek aan empirisch reviews die het fenomeen systematisch onderzoeken. Daarbij veronderstellen de onderzoekers dat ondanks het grote aantal studies naar de uncanny valley, het moeilijk is te onderscheiden naar welke hypothese ze precies onderzoek verrichten: de oorspronkelijk hypothese vooropgesteld door Mori (1970) of een verder uitgewerkte hypothese afgeleid van de originele hypothese. Ze werpen licht op de mogelijkheid van het bestaan van meerdere uncanny valley hypotheses. Verder geven ze ook aan, zoals reeds vermeld werd hierboven, dat de dimensies van affiniteit en mensgelijkenis niet helder geformuleerd en gedefinieerd worden en dat er problemen opduiken met betrekking tot de vertaling van de originele benamingen gegeven aan de assen. Uit de resultaten van de systematische review van Kätsyri et al. (2015) blijkt dat manipulaties in mensgelijkenis niet automatisch leiden tot het uncanny valley fenomeen, wat de naïeve uncanny valley hypothese weerlegt. Deze stelt namelijk dat elke soort manipulatie binnen de dimensie van mensgelijkenis zou leiden tot de uncanny valley curve vooropgesteld door Mori (1970). De onderzoekers brengen ter berde dat individuele studies naar mensgelijkenis</w:t>
      </w:r>
      <w:r w:rsidR="00882D46">
        <w:rPr>
          <w:rFonts w:ascii="Times New Roman" w:hAnsi="Times New Roman" w:cs="Times New Roman"/>
          <w:sz w:val="24"/>
          <w:szCs w:val="24"/>
        </w:rPr>
        <w:t>,</w:t>
      </w:r>
      <w:r>
        <w:rPr>
          <w:rFonts w:ascii="Times New Roman" w:hAnsi="Times New Roman" w:cs="Times New Roman"/>
          <w:sz w:val="24"/>
          <w:szCs w:val="24"/>
        </w:rPr>
        <w:t xml:space="preserve"> waarbij slechts één type manipulatie werd aangebracht</w:t>
      </w:r>
      <w:r w:rsidR="00882D46">
        <w:rPr>
          <w:rFonts w:ascii="Times New Roman" w:hAnsi="Times New Roman" w:cs="Times New Roman"/>
          <w:sz w:val="24"/>
          <w:szCs w:val="24"/>
        </w:rPr>
        <w:t>,</w:t>
      </w:r>
      <w:r>
        <w:rPr>
          <w:rFonts w:ascii="Times New Roman" w:hAnsi="Times New Roman" w:cs="Times New Roman"/>
          <w:sz w:val="24"/>
          <w:szCs w:val="24"/>
        </w:rPr>
        <w:t xml:space="preserve"> niet als sluitend bewijs zouden mogen gelden voor het al dan niet besluiten over het bestaan van het uncanny valley fenomeen. Vervolgens werd in de systematische review ondersteuning gevonden voor twee specifieke hypotheses binnen de perceptuele mismatch-hypothese: e</w:t>
      </w:r>
      <w:r w:rsidRPr="00E7160E">
        <w:rPr>
          <w:rFonts w:ascii="Times New Roman" w:hAnsi="Times New Roman" w:cs="Times New Roman"/>
          <w:sz w:val="24"/>
          <w:szCs w:val="24"/>
        </w:rPr>
        <w:t xml:space="preserve">nerzijds </w:t>
      </w:r>
      <w:r>
        <w:rPr>
          <w:rFonts w:ascii="Times New Roman" w:hAnsi="Times New Roman" w:cs="Times New Roman"/>
          <w:sz w:val="24"/>
          <w:szCs w:val="24"/>
        </w:rPr>
        <w:t xml:space="preserve">voor </w:t>
      </w:r>
      <w:r w:rsidRPr="00E7160E">
        <w:rPr>
          <w:rFonts w:ascii="Times New Roman" w:hAnsi="Times New Roman" w:cs="Times New Roman"/>
          <w:sz w:val="24"/>
          <w:szCs w:val="24"/>
        </w:rPr>
        <w:t xml:space="preserve">de hypothese die stelt dat negatieve affiniteit </w:t>
      </w:r>
      <w:r>
        <w:rPr>
          <w:rFonts w:ascii="Times New Roman" w:hAnsi="Times New Roman" w:cs="Times New Roman"/>
          <w:sz w:val="24"/>
          <w:szCs w:val="24"/>
        </w:rPr>
        <w:t>die voorkomt bij de uncanny valley veroorzaakt wordt door het niet samen hangen van verschillende niveaus van realisme, a</w:t>
      </w:r>
      <w:r w:rsidRPr="00E7160E">
        <w:rPr>
          <w:rFonts w:ascii="Times New Roman" w:hAnsi="Times New Roman" w:cs="Times New Roman"/>
          <w:sz w:val="24"/>
          <w:szCs w:val="24"/>
        </w:rPr>
        <w:t xml:space="preserve">nderzijds </w:t>
      </w:r>
      <w:r>
        <w:rPr>
          <w:rFonts w:ascii="Times New Roman" w:hAnsi="Times New Roman" w:cs="Times New Roman"/>
          <w:sz w:val="24"/>
          <w:szCs w:val="24"/>
        </w:rPr>
        <w:t xml:space="preserve">voor </w:t>
      </w:r>
      <w:r w:rsidRPr="00E7160E">
        <w:rPr>
          <w:rFonts w:ascii="Times New Roman" w:hAnsi="Times New Roman" w:cs="Times New Roman"/>
          <w:sz w:val="24"/>
          <w:szCs w:val="24"/>
        </w:rPr>
        <w:t xml:space="preserve">de hypothese die </w:t>
      </w:r>
      <w:r>
        <w:rPr>
          <w:rFonts w:ascii="Times New Roman" w:hAnsi="Times New Roman" w:cs="Times New Roman"/>
          <w:sz w:val="24"/>
          <w:szCs w:val="24"/>
        </w:rPr>
        <w:t>s</w:t>
      </w:r>
      <w:r w:rsidRPr="00E7160E">
        <w:rPr>
          <w:rFonts w:ascii="Times New Roman" w:hAnsi="Times New Roman" w:cs="Times New Roman"/>
          <w:sz w:val="24"/>
          <w:szCs w:val="24"/>
        </w:rPr>
        <w:t xml:space="preserve">telt dat een negatieve affiniteit </w:t>
      </w:r>
      <w:r>
        <w:rPr>
          <w:rFonts w:ascii="Times New Roman" w:hAnsi="Times New Roman" w:cs="Times New Roman"/>
          <w:sz w:val="24"/>
          <w:szCs w:val="24"/>
        </w:rPr>
        <w:t xml:space="preserve">opgewekt </w:t>
      </w:r>
      <w:r w:rsidRPr="00E7160E">
        <w:rPr>
          <w:rFonts w:ascii="Times New Roman" w:hAnsi="Times New Roman" w:cs="Times New Roman"/>
          <w:sz w:val="24"/>
          <w:szCs w:val="24"/>
        </w:rPr>
        <w:t>w</w:t>
      </w:r>
      <w:r>
        <w:rPr>
          <w:rFonts w:ascii="Times New Roman" w:hAnsi="Times New Roman" w:cs="Times New Roman"/>
          <w:sz w:val="24"/>
          <w:szCs w:val="24"/>
        </w:rPr>
        <w:t xml:space="preserve">ordt door een verhoogde gevoeligheid voor atypische </w:t>
      </w:r>
      <w:r>
        <w:rPr>
          <w:rFonts w:ascii="Times New Roman" w:hAnsi="Times New Roman" w:cs="Times New Roman"/>
          <w:sz w:val="24"/>
          <w:szCs w:val="24"/>
        </w:rPr>
        <w:lastRenderedPageBreak/>
        <w:t>kenmerken van mensachtige karakters. Deze</w:t>
      </w:r>
      <w:r w:rsidRPr="00E7160E">
        <w:rPr>
          <w:rFonts w:ascii="Times New Roman" w:hAnsi="Times New Roman" w:cs="Times New Roman"/>
          <w:sz w:val="24"/>
          <w:szCs w:val="24"/>
        </w:rPr>
        <w:t xml:space="preserve"> bevinding</w:t>
      </w:r>
      <w:r>
        <w:rPr>
          <w:rFonts w:ascii="Times New Roman" w:hAnsi="Times New Roman" w:cs="Times New Roman"/>
          <w:sz w:val="24"/>
          <w:szCs w:val="24"/>
        </w:rPr>
        <w:t xml:space="preserve"> bevestigt het bestaan van de uncanny valley onder specifieke omstandigheden en wordt belangrijk geacht. Dit biedt ondersteuning voor het door Mori vooropgestelde mens-niet-mens</w:t>
      </w:r>
      <w:r w:rsidRPr="00864CB6">
        <w:rPr>
          <w:rFonts w:ascii="Times New Roman" w:hAnsi="Times New Roman" w:cs="Times New Roman"/>
          <w:sz w:val="24"/>
          <w:szCs w:val="24"/>
        </w:rPr>
        <w:t xml:space="preserve"> </w:t>
      </w:r>
      <w:r>
        <w:rPr>
          <w:rFonts w:ascii="Times New Roman" w:hAnsi="Times New Roman" w:cs="Times New Roman"/>
          <w:sz w:val="24"/>
          <w:szCs w:val="24"/>
        </w:rPr>
        <w:t xml:space="preserve">continuüm. </w:t>
      </w:r>
      <w:r w:rsidRPr="00E911EC">
        <w:rPr>
          <w:rFonts w:ascii="Times New Roman" w:hAnsi="Times New Roman" w:cs="Times New Roman"/>
          <w:sz w:val="24"/>
          <w:szCs w:val="24"/>
        </w:rPr>
        <w:t>V</w:t>
      </w:r>
      <w:r>
        <w:rPr>
          <w:rFonts w:ascii="Times New Roman" w:hAnsi="Times New Roman" w:cs="Times New Roman"/>
          <w:sz w:val="24"/>
          <w:szCs w:val="24"/>
        </w:rPr>
        <w:t>oor de andere psychologische verklaring op cognitief domein, dit zijnde de categorie-ambiguïteit hypothese, werd geen ondersteunende evidentie terug gevonden. Dit suggereert dat het voorkomen van de uncanny valley niet uitsluitend kan verklaard worden in termen</w:t>
      </w:r>
      <w:r w:rsidR="00882D46">
        <w:rPr>
          <w:rFonts w:ascii="Times New Roman" w:hAnsi="Times New Roman" w:cs="Times New Roman"/>
          <w:sz w:val="24"/>
          <w:szCs w:val="24"/>
        </w:rPr>
        <w:t xml:space="preserve"> van</w:t>
      </w:r>
      <w:r>
        <w:rPr>
          <w:rFonts w:ascii="Times New Roman" w:hAnsi="Times New Roman" w:cs="Times New Roman"/>
          <w:sz w:val="24"/>
          <w:szCs w:val="24"/>
        </w:rPr>
        <w:t xml:space="preserve">  categoriale perceptie. </w:t>
      </w:r>
      <w:r w:rsidRPr="0080228D">
        <w:rPr>
          <w:rFonts w:ascii="Times New Roman" w:hAnsi="Times New Roman" w:cs="Times New Roman"/>
          <w:sz w:val="24"/>
          <w:szCs w:val="24"/>
        </w:rPr>
        <w:t>De mortaliteit-opvallendheid</w:t>
      </w:r>
      <w:r w:rsidR="00882D46">
        <w:rPr>
          <w:rFonts w:ascii="Times New Roman" w:hAnsi="Times New Roman" w:cs="Times New Roman"/>
          <w:sz w:val="24"/>
          <w:szCs w:val="24"/>
        </w:rPr>
        <w:t xml:space="preserve"> </w:t>
      </w:r>
      <w:r w:rsidRPr="0080228D">
        <w:rPr>
          <w:rFonts w:ascii="Times New Roman" w:hAnsi="Times New Roman" w:cs="Times New Roman"/>
          <w:sz w:val="24"/>
          <w:szCs w:val="24"/>
        </w:rPr>
        <w:t>hypothese werd ook ondersteund volgens Kätsyri et a</w:t>
      </w:r>
      <w:r>
        <w:rPr>
          <w:rFonts w:ascii="Times New Roman" w:hAnsi="Times New Roman" w:cs="Times New Roman"/>
          <w:sz w:val="24"/>
          <w:szCs w:val="24"/>
        </w:rPr>
        <w:t>l.</w:t>
      </w:r>
      <w:r w:rsidR="00882D46">
        <w:rPr>
          <w:rFonts w:ascii="Times New Roman" w:hAnsi="Times New Roman" w:cs="Times New Roman"/>
          <w:sz w:val="24"/>
          <w:szCs w:val="24"/>
        </w:rPr>
        <w:t xml:space="preserve"> (2015)</w:t>
      </w:r>
      <w:r>
        <w:rPr>
          <w:rFonts w:ascii="Times New Roman" w:hAnsi="Times New Roman" w:cs="Times New Roman"/>
          <w:sz w:val="24"/>
          <w:szCs w:val="24"/>
        </w:rPr>
        <w:t>, hoewel ze aangeven dat morbide karakters beter niet gebruikt worden in onderzoek naar het bestaan van het uncanny valley fenomeen aangezien de voorbeelden van Mori (1970) slechts metaforisch bedoeld waren.</w:t>
      </w:r>
      <w:r w:rsidRPr="00F509EE">
        <w:rPr>
          <w:rFonts w:ascii="Times New Roman" w:hAnsi="Times New Roman" w:cs="Times New Roman"/>
          <w:sz w:val="24"/>
          <w:szCs w:val="24"/>
        </w:rPr>
        <w:t xml:space="preserve"> Er werd door </w:t>
      </w:r>
      <w:bookmarkStart w:id="37" w:name="_Hlk43107087"/>
      <w:r w:rsidRPr="00F509EE">
        <w:rPr>
          <w:rFonts w:ascii="Times New Roman" w:hAnsi="Times New Roman" w:cs="Times New Roman"/>
          <w:sz w:val="24"/>
          <w:szCs w:val="24"/>
        </w:rPr>
        <w:t xml:space="preserve">Wang en Rochat (2017) </w:t>
      </w:r>
      <w:bookmarkEnd w:id="37"/>
      <w:r w:rsidRPr="00F509EE">
        <w:rPr>
          <w:rFonts w:ascii="Times New Roman" w:hAnsi="Times New Roman" w:cs="Times New Roman"/>
          <w:sz w:val="24"/>
          <w:szCs w:val="24"/>
        </w:rPr>
        <w:t xml:space="preserve">een onderzoek uitgevoerd </w:t>
      </w:r>
      <w:r>
        <w:rPr>
          <w:rFonts w:ascii="Times New Roman" w:hAnsi="Times New Roman" w:cs="Times New Roman"/>
          <w:sz w:val="24"/>
          <w:szCs w:val="24"/>
        </w:rPr>
        <w:t>met betrekking tot</w:t>
      </w:r>
      <w:r w:rsidRPr="00F509EE">
        <w:rPr>
          <w:rFonts w:ascii="Times New Roman" w:hAnsi="Times New Roman" w:cs="Times New Roman"/>
          <w:sz w:val="24"/>
          <w:szCs w:val="24"/>
        </w:rPr>
        <w:t xml:space="preserve"> deze hypothese op impliciet niveau. Dit door het uitvoeren van een visuele looming opdracht waar de freeze/fight reactie getest werd. Uit de resultaten bleek dat sommige gezichten een uncanny valley effect opriepen en dat deelnemers deze gezichten korter aankeken dan de gezichten die geen uncanny valley effect hadden. Dit impliceert dat de participanten mogelijks bedreiging ervoeren. </w:t>
      </w:r>
      <w:r>
        <w:rPr>
          <w:rFonts w:ascii="Times New Roman" w:hAnsi="Times New Roman" w:cs="Times New Roman"/>
          <w:sz w:val="24"/>
          <w:szCs w:val="24"/>
        </w:rPr>
        <w:t xml:space="preserve">Voor de hypothese </w:t>
      </w:r>
      <w:r w:rsidR="00AE4167">
        <w:rPr>
          <w:rFonts w:ascii="Times New Roman" w:hAnsi="Times New Roman" w:cs="Times New Roman"/>
          <w:sz w:val="24"/>
          <w:szCs w:val="24"/>
        </w:rPr>
        <w:t xml:space="preserve">van </w:t>
      </w:r>
      <w:r>
        <w:rPr>
          <w:rFonts w:ascii="Times New Roman" w:hAnsi="Times New Roman" w:cs="Times New Roman"/>
          <w:sz w:val="24"/>
          <w:szCs w:val="24"/>
        </w:rPr>
        <w:t>dehumanisering kijkt men vooral richting het veld van Human-Robot Interaction (HRI). Deze hypothese is er relevant omwille van toe-eigenen van menselijke eigenschappen aan (sociale) robotica, wat resulteert in een mismatch tussen verschijning en mechanistische beweging (Mende et al., 2019</w:t>
      </w:r>
      <w:r w:rsidRPr="001F5B5B">
        <w:rPr>
          <w:rFonts w:ascii="Times New Roman" w:hAnsi="Times New Roman" w:cs="Times New Roman"/>
          <w:sz w:val="24"/>
          <w:szCs w:val="24"/>
        </w:rPr>
        <w:t>). Dit impliceert dat de dehumaniseringshypothese een andere, naast de perceptuele, specifieke vorm van de mismatchhypothese is</w:t>
      </w:r>
      <w:r>
        <w:rPr>
          <w:rFonts w:ascii="Times New Roman" w:hAnsi="Times New Roman" w:cs="Times New Roman"/>
          <w:sz w:val="24"/>
          <w:szCs w:val="24"/>
        </w:rPr>
        <w:t>. Er bestaat uitgebreide evidentie voor de twee vooropgestelde vormen van dehumanisering uit studies met betrekking tot percepties van individuen en sociale groepen waarbij de perspectieven van doelwit en waarnemer onder de loep genomen worden (</w:t>
      </w:r>
      <w:bookmarkStart w:id="38" w:name="_Hlk43107204"/>
      <w:r>
        <w:rPr>
          <w:rFonts w:ascii="Times New Roman" w:hAnsi="Times New Roman" w:cs="Times New Roman"/>
          <w:sz w:val="24"/>
          <w:szCs w:val="24"/>
        </w:rPr>
        <w:t>Haslam &amp; Loughnan, 2014</w:t>
      </w:r>
      <w:bookmarkEnd w:id="38"/>
      <w:r>
        <w:rPr>
          <w:rFonts w:ascii="Times New Roman" w:hAnsi="Times New Roman" w:cs="Times New Roman"/>
          <w:sz w:val="24"/>
          <w:szCs w:val="24"/>
        </w:rPr>
        <w:t xml:space="preserve">). </w:t>
      </w:r>
      <w:r w:rsidRPr="006C550E">
        <w:rPr>
          <w:rFonts w:ascii="Times New Roman" w:hAnsi="Times New Roman" w:cs="Times New Roman"/>
          <w:sz w:val="24"/>
          <w:szCs w:val="24"/>
        </w:rPr>
        <w:t xml:space="preserve">Volgens </w:t>
      </w:r>
      <w:bookmarkStart w:id="39" w:name="_Hlk43107221"/>
      <w:r w:rsidRPr="006C550E">
        <w:rPr>
          <w:rFonts w:ascii="Times New Roman" w:hAnsi="Times New Roman" w:cs="Times New Roman"/>
          <w:sz w:val="24"/>
          <w:szCs w:val="24"/>
        </w:rPr>
        <w:t>Villacampa, Ingram, Corradi en Olivera-La Rosa (2019)</w:t>
      </w:r>
      <w:bookmarkEnd w:id="39"/>
      <w:r w:rsidRPr="006C550E">
        <w:rPr>
          <w:rFonts w:ascii="Times New Roman" w:hAnsi="Times New Roman" w:cs="Times New Roman"/>
          <w:sz w:val="24"/>
          <w:szCs w:val="24"/>
        </w:rPr>
        <w:t xml:space="preserve"> is er een gebrek aan empirisch onderzoek naar de pathogene-vermijdingshypothese, ondanks de theoretisch plausibele verklaring van de pathogene-vermijdingshypothese voor het oprijzen van een uncanny valle</w:t>
      </w:r>
      <w:r>
        <w:rPr>
          <w:rFonts w:ascii="Times New Roman" w:hAnsi="Times New Roman" w:cs="Times New Roman"/>
          <w:sz w:val="24"/>
          <w:szCs w:val="24"/>
        </w:rPr>
        <w:t>y</w:t>
      </w:r>
      <w:r w:rsidRPr="006C550E">
        <w:rPr>
          <w:rFonts w:ascii="Times New Roman" w:hAnsi="Times New Roman" w:cs="Times New Roman"/>
          <w:sz w:val="24"/>
          <w:szCs w:val="24"/>
        </w:rPr>
        <w:t xml:space="preserve"> effect. Volgens hen is er slechts één studie die deze hypothese impliciet getest heeft. Dit is een studie van MacDorman en Entezari (2015)</w:t>
      </w:r>
      <w:r>
        <w:rPr>
          <w:rFonts w:ascii="Times New Roman" w:hAnsi="Times New Roman" w:cs="Times New Roman"/>
          <w:sz w:val="24"/>
          <w:szCs w:val="24"/>
        </w:rPr>
        <w:t xml:space="preserve"> die stelt vast dat differentiële gevoeligheid voor de uncanny valley het gevolg kan zijn van verschillende gevoeligheid voor walging. </w:t>
      </w:r>
      <w:r w:rsidRPr="00EB67BD">
        <w:rPr>
          <w:rFonts w:ascii="Times New Roman" w:hAnsi="Times New Roman" w:cs="Times New Roman"/>
          <w:sz w:val="24"/>
          <w:szCs w:val="24"/>
        </w:rPr>
        <w:t xml:space="preserve">Anderzijds vonden Villacampa et al. </w:t>
      </w:r>
      <w:r w:rsidRPr="00963F83">
        <w:rPr>
          <w:rFonts w:ascii="Times New Roman" w:hAnsi="Times New Roman" w:cs="Times New Roman"/>
          <w:sz w:val="24"/>
          <w:szCs w:val="24"/>
        </w:rPr>
        <w:t xml:space="preserve">(2019) een klein effect voor </w:t>
      </w:r>
      <w:r>
        <w:rPr>
          <w:rFonts w:ascii="Times New Roman" w:hAnsi="Times New Roman" w:cs="Times New Roman"/>
          <w:sz w:val="24"/>
          <w:szCs w:val="24"/>
        </w:rPr>
        <w:t>een mogelijks</w:t>
      </w:r>
      <w:r w:rsidRPr="00963F83">
        <w:rPr>
          <w:rFonts w:ascii="Times New Roman" w:hAnsi="Times New Roman" w:cs="Times New Roman"/>
          <w:sz w:val="24"/>
          <w:szCs w:val="24"/>
        </w:rPr>
        <w:t xml:space="preserve"> bestaan van een </w:t>
      </w:r>
      <w:r>
        <w:rPr>
          <w:rFonts w:ascii="Times New Roman" w:hAnsi="Times New Roman" w:cs="Times New Roman"/>
          <w:sz w:val="24"/>
          <w:szCs w:val="24"/>
        </w:rPr>
        <w:t xml:space="preserve">impliciete </w:t>
      </w:r>
      <w:r w:rsidRPr="00963F83">
        <w:rPr>
          <w:rFonts w:ascii="Times New Roman" w:hAnsi="Times New Roman" w:cs="Times New Roman"/>
          <w:sz w:val="24"/>
          <w:szCs w:val="24"/>
        </w:rPr>
        <w:t>link t</w:t>
      </w:r>
      <w:r>
        <w:rPr>
          <w:rFonts w:ascii="Times New Roman" w:hAnsi="Times New Roman" w:cs="Times New Roman"/>
          <w:sz w:val="24"/>
          <w:szCs w:val="24"/>
        </w:rPr>
        <w:t xml:space="preserve">ussen morele beoordelingen, meer </w:t>
      </w:r>
      <w:r>
        <w:rPr>
          <w:rFonts w:ascii="Times New Roman" w:hAnsi="Times New Roman" w:cs="Times New Roman"/>
          <w:sz w:val="24"/>
          <w:szCs w:val="24"/>
        </w:rPr>
        <w:lastRenderedPageBreak/>
        <w:t xml:space="preserve">bepaald morele walging gerelateerd aan angst, en het uncanny valley fenomeen. Hoewel er reeds veel aandacht besteed werd aan de psychologische verklaringen voor het verschijnen van het uncanny valley fenomeen, is dit niet het geval voor de theorie die voorop stelt dat beweging bovenop de verschijning een dieper gelegen dal zal veroorzaken. De door Mori veronderstelde theorie inzake beweging werd niet ondersteund door de onderzoeken opgenomen in de systematische review van Kätsyri et al. (2015). </w:t>
      </w:r>
      <w:r w:rsidRPr="004764AF">
        <w:rPr>
          <w:rFonts w:ascii="Times New Roman" w:hAnsi="Times New Roman" w:cs="Times New Roman"/>
          <w:sz w:val="24"/>
          <w:szCs w:val="24"/>
        </w:rPr>
        <w:t>De originele veronderstelling vertoont een versterking van het dal w</w:t>
      </w:r>
      <w:r>
        <w:rPr>
          <w:rFonts w:ascii="Times New Roman" w:hAnsi="Times New Roman" w:cs="Times New Roman"/>
          <w:sz w:val="24"/>
          <w:szCs w:val="24"/>
        </w:rPr>
        <w:t xml:space="preserve">anneer mensachtige beweging toegepast wordt op de mensachtige karakters. </w:t>
      </w:r>
      <w:r w:rsidRPr="004764AF">
        <w:rPr>
          <w:rFonts w:ascii="Times New Roman" w:hAnsi="Times New Roman" w:cs="Times New Roman"/>
          <w:sz w:val="24"/>
          <w:szCs w:val="24"/>
        </w:rPr>
        <w:t>De opgenomen studies toonden een lineaire relatie aan tussen a</w:t>
      </w:r>
      <w:r>
        <w:rPr>
          <w:rFonts w:ascii="Times New Roman" w:hAnsi="Times New Roman" w:cs="Times New Roman"/>
          <w:sz w:val="24"/>
          <w:szCs w:val="24"/>
        </w:rPr>
        <w:t>ffiniteit en de mensachtige bewegingen. Met andere woorden werden er geen niet-lineaire effecten teruggevonden. Dit suggereert dat informatie gericht op beweging vergelijkbare lineaire effecten opmaakt als informatie gericht op andere variaties van mensgelijkheid.</w:t>
      </w:r>
    </w:p>
    <w:p w14:paraId="03DF5145" w14:textId="44C7730B" w:rsidR="00E84696" w:rsidRDefault="00C407EA" w:rsidP="00D8654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Vandaag is de uncanny valley hypothese een veel besproken onderwerp in onderzoek binnen </w:t>
      </w:r>
      <w:r w:rsidR="00A01FE0">
        <w:rPr>
          <w:rFonts w:ascii="Times New Roman" w:hAnsi="Times New Roman" w:cs="Times New Roman"/>
          <w:sz w:val="24"/>
          <w:szCs w:val="24"/>
        </w:rPr>
        <w:t>het domein van de Human-Robot Interaction (HRI)</w:t>
      </w:r>
      <w:r>
        <w:rPr>
          <w:rFonts w:ascii="Times New Roman" w:hAnsi="Times New Roman" w:cs="Times New Roman"/>
          <w:sz w:val="24"/>
          <w:szCs w:val="24"/>
        </w:rPr>
        <w:t xml:space="preserve"> (</w:t>
      </w:r>
      <w:r w:rsidR="00A01FE0">
        <w:rPr>
          <w:rFonts w:ascii="Times New Roman" w:hAnsi="Times New Roman" w:cs="Times New Roman"/>
          <w:sz w:val="24"/>
          <w:szCs w:val="24"/>
        </w:rPr>
        <w:t>Destephe, Brandao, Kishi, Zecca, Hashimotot &amp; Takanishi,</w:t>
      </w:r>
      <w:r w:rsidR="00EC353A">
        <w:rPr>
          <w:rFonts w:ascii="Times New Roman" w:hAnsi="Times New Roman" w:cs="Times New Roman"/>
          <w:sz w:val="24"/>
          <w:szCs w:val="24"/>
        </w:rPr>
        <w:t xml:space="preserve"> 2015; </w:t>
      </w:r>
      <w:r w:rsidR="00A01FE0">
        <w:rPr>
          <w:rFonts w:ascii="Times New Roman" w:hAnsi="Times New Roman" w:cs="Times New Roman"/>
          <w:sz w:val="24"/>
          <w:szCs w:val="24"/>
        </w:rPr>
        <w:t xml:space="preserve"> </w:t>
      </w:r>
      <w:r>
        <w:rPr>
          <w:rFonts w:ascii="Times New Roman" w:hAnsi="Times New Roman" w:cs="Times New Roman"/>
          <w:sz w:val="24"/>
          <w:szCs w:val="24"/>
        </w:rPr>
        <w:t>Schwind et al., 2018).</w:t>
      </w:r>
      <w:r w:rsidR="0070457C">
        <w:rPr>
          <w:rFonts w:ascii="Times New Roman" w:hAnsi="Times New Roman" w:cs="Times New Roman"/>
          <w:sz w:val="24"/>
          <w:szCs w:val="24"/>
        </w:rPr>
        <w:t xml:space="preserve"> </w:t>
      </w:r>
      <w:r w:rsidR="00EC353A">
        <w:rPr>
          <w:rFonts w:ascii="Times New Roman" w:hAnsi="Times New Roman" w:cs="Times New Roman"/>
          <w:sz w:val="24"/>
          <w:szCs w:val="24"/>
        </w:rPr>
        <w:t xml:space="preserve">Wanneer robotica in het dagelijkse leven van mensen geïmplementeerd wenst te worden, is het noodzakelijk na te gaan hoe het ongemakkelijke, griezelige gevoel het contact tussen mensen en robots beïnvloedt. </w:t>
      </w:r>
      <w:r w:rsidR="00E84696" w:rsidRPr="00E84696">
        <w:rPr>
          <w:rFonts w:ascii="Times New Roman" w:hAnsi="Times New Roman" w:cs="Times New Roman"/>
          <w:sz w:val="24"/>
          <w:szCs w:val="24"/>
        </w:rPr>
        <w:t>De combinatie van mensachtige bewegingen en mensachtig uiterlijk helpt mensen om toekomstige beweging en intentie af te leiden. Dit is van groot belang voor een vlotte en veilige mens-robotinteractie (Zheng &amp; Yamane, 2015).</w:t>
      </w:r>
      <w:r w:rsidR="00E84696">
        <w:rPr>
          <w:rFonts w:ascii="Times New Roman" w:hAnsi="Times New Roman" w:cs="Times New Roman"/>
          <w:sz w:val="24"/>
          <w:szCs w:val="24"/>
        </w:rPr>
        <w:t xml:space="preserve"> </w:t>
      </w:r>
      <w:r w:rsidR="001567BC">
        <w:rPr>
          <w:rFonts w:ascii="Times New Roman" w:hAnsi="Times New Roman" w:cs="Times New Roman"/>
          <w:sz w:val="24"/>
          <w:szCs w:val="24"/>
        </w:rPr>
        <w:t xml:space="preserve">Dit is vooral </w:t>
      </w:r>
      <w:r w:rsidR="00E84696">
        <w:rPr>
          <w:rFonts w:ascii="Times New Roman" w:hAnsi="Times New Roman" w:cs="Times New Roman"/>
          <w:sz w:val="24"/>
          <w:szCs w:val="24"/>
        </w:rPr>
        <w:t>zo</w:t>
      </w:r>
      <w:r w:rsidR="001567BC">
        <w:rPr>
          <w:rFonts w:ascii="Times New Roman" w:hAnsi="Times New Roman" w:cs="Times New Roman"/>
          <w:sz w:val="24"/>
          <w:szCs w:val="24"/>
        </w:rPr>
        <w:t xml:space="preserve"> met betrekking tot de perceptie op robots die zich samen met mensen in de werkcontext begeven. De menselijke kijk op robots inzake vertrouwen en sympathie wordt niet enkel door de al dan niet mechanistische verschijning van de robot beïnvloed, maar ook door </w:t>
      </w:r>
      <w:r w:rsidR="00146666">
        <w:rPr>
          <w:rFonts w:ascii="Times New Roman" w:hAnsi="Times New Roman" w:cs="Times New Roman"/>
          <w:sz w:val="24"/>
          <w:szCs w:val="24"/>
        </w:rPr>
        <w:t xml:space="preserve">onder andere </w:t>
      </w:r>
      <w:r w:rsidR="001567BC">
        <w:rPr>
          <w:rFonts w:ascii="Times New Roman" w:hAnsi="Times New Roman" w:cs="Times New Roman"/>
          <w:sz w:val="24"/>
          <w:szCs w:val="24"/>
        </w:rPr>
        <w:t xml:space="preserve">lichaamsverhoudingen, vertoonde emoties, positionering, uiterlijke aantrekkelijkheid, leeftijd, ras, aanwezigheid of afwezigheid van verschillende gezichtskenmerken of gezichtsuitdrukkingen, </w:t>
      </w:r>
      <w:r w:rsidR="0068360E">
        <w:rPr>
          <w:rFonts w:ascii="Times New Roman" w:hAnsi="Times New Roman" w:cs="Times New Roman"/>
          <w:sz w:val="24"/>
          <w:szCs w:val="24"/>
        </w:rPr>
        <w:t>de achtergrondcontext, het geslacht, de gelijkenis met de waarnemer (</w:t>
      </w:r>
      <w:bookmarkStart w:id="40" w:name="_Hlk43107342"/>
      <w:r w:rsidR="0068360E">
        <w:rPr>
          <w:rFonts w:ascii="Times New Roman" w:hAnsi="Times New Roman" w:cs="Times New Roman"/>
          <w:sz w:val="24"/>
          <w:szCs w:val="24"/>
        </w:rPr>
        <w:t>Mathur &amp; Reichling, 2016</w:t>
      </w:r>
      <w:bookmarkEnd w:id="40"/>
      <w:r w:rsidR="0068360E">
        <w:rPr>
          <w:rFonts w:ascii="Times New Roman" w:hAnsi="Times New Roman" w:cs="Times New Roman"/>
          <w:sz w:val="24"/>
          <w:szCs w:val="24"/>
        </w:rPr>
        <w:t xml:space="preserve">) en de duur van de interactie (Shibata et al., 2005). Uit onderzoek van </w:t>
      </w:r>
      <w:bookmarkStart w:id="41" w:name="_Hlk43107376"/>
      <w:r w:rsidR="0068360E" w:rsidRPr="00226022">
        <w:rPr>
          <w:rFonts w:ascii="Times New Roman" w:hAnsi="Times New Roman" w:cs="Times New Roman"/>
          <w:sz w:val="24"/>
          <w:szCs w:val="24"/>
        </w:rPr>
        <w:t>Destephe</w:t>
      </w:r>
      <w:r w:rsidR="00226022" w:rsidRPr="00226022">
        <w:rPr>
          <w:rFonts w:ascii="Times New Roman" w:hAnsi="Times New Roman" w:cs="Times New Roman"/>
          <w:sz w:val="24"/>
          <w:szCs w:val="24"/>
        </w:rPr>
        <w:t>, Brandao, Kishi, Zecca, Hashimoto en Takanishi</w:t>
      </w:r>
      <w:r w:rsidR="0068360E" w:rsidRPr="00226022">
        <w:rPr>
          <w:rFonts w:ascii="Times New Roman" w:hAnsi="Times New Roman" w:cs="Times New Roman"/>
          <w:sz w:val="24"/>
          <w:szCs w:val="24"/>
        </w:rPr>
        <w:t xml:space="preserve"> (2015)</w:t>
      </w:r>
      <w:r w:rsidR="0068360E">
        <w:rPr>
          <w:rFonts w:ascii="Times New Roman" w:hAnsi="Times New Roman" w:cs="Times New Roman"/>
          <w:sz w:val="24"/>
          <w:szCs w:val="24"/>
        </w:rPr>
        <w:t xml:space="preserve"> </w:t>
      </w:r>
      <w:bookmarkEnd w:id="41"/>
      <w:r w:rsidR="0068360E">
        <w:rPr>
          <w:rFonts w:ascii="Times New Roman" w:hAnsi="Times New Roman" w:cs="Times New Roman"/>
          <w:sz w:val="24"/>
          <w:szCs w:val="24"/>
        </w:rPr>
        <w:t xml:space="preserve">blijkt dat gepercipieerde menselijkheid en aantrekkelijkheid goede predictoren zijn voor </w:t>
      </w:r>
      <w:r w:rsidR="003932CC">
        <w:rPr>
          <w:rFonts w:ascii="Times New Roman" w:hAnsi="Times New Roman" w:cs="Times New Roman"/>
          <w:sz w:val="24"/>
          <w:szCs w:val="24"/>
        </w:rPr>
        <w:t xml:space="preserve">mensen om te beslissen of een beroep al dan niet voor de robot weggelegd is. Een verrassend resultaat in dit onderzoek is dat het griezelige gevoel de aanvaarding van de robot niet beïnvloedde. Hier ligt mogelijks de cognitieve bias ten </w:t>
      </w:r>
      <w:r w:rsidR="003932CC">
        <w:rPr>
          <w:rFonts w:ascii="Times New Roman" w:hAnsi="Times New Roman" w:cs="Times New Roman"/>
          <w:sz w:val="24"/>
          <w:szCs w:val="24"/>
        </w:rPr>
        <w:lastRenderedPageBreak/>
        <w:t>grondslag waarbij aantrekkelijkheid het griezelige gevoel overstijgt.</w:t>
      </w:r>
      <w:r w:rsidR="006148A7">
        <w:rPr>
          <w:rFonts w:ascii="Times New Roman" w:hAnsi="Times New Roman" w:cs="Times New Roman"/>
          <w:sz w:val="24"/>
          <w:szCs w:val="24"/>
        </w:rPr>
        <w:t xml:space="preserve"> </w:t>
      </w:r>
      <w:r w:rsidR="00E84696">
        <w:rPr>
          <w:rFonts w:ascii="Times New Roman" w:hAnsi="Times New Roman" w:cs="Times New Roman"/>
          <w:sz w:val="24"/>
          <w:szCs w:val="24"/>
        </w:rPr>
        <w:t>Het overwinnen van het uncanny valley fenomeen is ook van betekenis voor de entertainmentindustrie, vooral voor geanimeerd</w:t>
      </w:r>
      <w:r w:rsidR="00A72678">
        <w:rPr>
          <w:rFonts w:ascii="Times New Roman" w:hAnsi="Times New Roman" w:cs="Times New Roman"/>
          <w:sz w:val="24"/>
          <w:szCs w:val="24"/>
        </w:rPr>
        <w:t>e</w:t>
      </w:r>
      <w:r w:rsidR="00E84696">
        <w:rPr>
          <w:rFonts w:ascii="Times New Roman" w:hAnsi="Times New Roman" w:cs="Times New Roman"/>
          <w:sz w:val="24"/>
          <w:szCs w:val="24"/>
        </w:rPr>
        <w:t xml:space="preserve"> karakters in film</w:t>
      </w:r>
      <w:r w:rsidR="00A72678">
        <w:rPr>
          <w:rFonts w:ascii="Times New Roman" w:hAnsi="Times New Roman" w:cs="Times New Roman"/>
          <w:sz w:val="24"/>
          <w:szCs w:val="24"/>
        </w:rPr>
        <w:t>s</w:t>
      </w:r>
      <w:r w:rsidR="00E84696">
        <w:rPr>
          <w:rFonts w:ascii="Times New Roman" w:hAnsi="Times New Roman" w:cs="Times New Roman"/>
          <w:sz w:val="24"/>
          <w:szCs w:val="24"/>
        </w:rPr>
        <w:t xml:space="preserve"> en computerspelen.</w:t>
      </w:r>
      <w:r w:rsidR="00A72678">
        <w:rPr>
          <w:rFonts w:ascii="Times New Roman" w:hAnsi="Times New Roman" w:cs="Times New Roman"/>
          <w:sz w:val="24"/>
          <w:szCs w:val="24"/>
        </w:rPr>
        <w:t xml:space="preserve"> Voor het ontwikkelen van ontwerpprincipes is het handig om te weten hoe de kijkers het realisme van de 3D karakters percipiëren en op waarde beoordelen om zo de acceptatie van de karakters te vergroten (</w:t>
      </w:r>
      <w:bookmarkStart w:id="42" w:name="_Hlk43107428"/>
      <w:r w:rsidR="00A72678">
        <w:rPr>
          <w:rFonts w:ascii="Times New Roman" w:hAnsi="Times New Roman" w:cs="Times New Roman"/>
          <w:sz w:val="24"/>
          <w:szCs w:val="24"/>
        </w:rPr>
        <w:t>Ho &amp; MacDorman, 2016</w:t>
      </w:r>
      <w:bookmarkEnd w:id="42"/>
      <w:r w:rsidR="00A72678">
        <w:rPr>
          <w:rFonts w:ascii="Times New Roman" w:hAnsi="Times New Roman" w:cs="Times New Roman"/>
          <w:sz w:val="24"/>
          <w:szCs w:val="24"/>
        </w:rPr>
        <w:t xml:space="preserve">). Vooral bij de vroege grafische methoden werden problemen vastgesteld bij het ontwerpen van realistische karakters. Vaak </w:t>
      </w:r>
      <w:r w:rsidR="00F3758C">
        <w:rPr>
          <w:rFonts w:ascii="Times New Roman" w:hAnsi="Times New Roman" w:cs="Times New Roman"/>
          <w:sz w:val="24"/>
          <w:szCs w:val="24"/>
        </w:rPr>
        <w:t>zijn</w:t>
      </w:r>
      <w:r w:rsidR="00A72678">
        <w:rPr>
          <w:rFonts w:ascii="Times New Roman" w:hAnsi="Times New Roman" w:cs="Times New Roman"/>
          <w:sz w:val="24"/>
          <w:szCs w:val="24"/>
        </w:rPr>
        <w:t xml:space="preserve"> kleine foutjes, zoals lichtreflecties op de huid, </w:t>
      </w:r>
      <w:r w:rsidR="00F3758C">
        <w:rPr>
          <w:rFonts w:ascii="Times New Roman" w:hAnsi="Times New Roman" w:cs="Times New Roman"/>
          <w:sz w:val="24"/>
          <w:szCs w:val="24"/>
        </w:rPr>
        <w:t>genoeg om een mismatch te veroorzaken met als gevolg het ontwikkelen van een onbehagen gevoel bij de waarnemer (</w:t>
      </w:r>
      <w:bookmarkStart w:id="43" w:name="_Hlk43107458"/>
      <w:r w:rsidR="00F3758C">
        <w:rPr>
          <w:rFonts w:ascii="Times New Roman" w:hAnsi="Times New Roman" w:cs="Times New Roman"/>
          <w:sz w:val="24"/>
          <w:szCs w:val="24"/>
        </w:rPr>
        <w:t>Kaba, 201</w:t>
      </w:r>
      <w:bookmarkEnd w:id="43"/>
      <w:r w:rsidR="00D8654A">
        <w:rPr>
          <w:rFonts w:ascii="Times New Roman" w:hAnsi="Times New Roman" w:cs="Times New Roman"/>
          <w:sz w:val="24"/>
          <w:szCs w:val="24"/>
        </w:rPr>
        <w:t>3</w:t>
      </w:r>
      <w:r w:rsidR="00F3758C">
        <w:rPr>
          <w:rFonts w:ascii="Times New Roman" w:hAnsi="Times New Roman" w:cs="Times New Roman"/>
          <w:sz w:val="24"/>
          <w:szCs w:val="24"/>
        </w:rPr>
        <w:t xml:space="preserve">). </w:t>
      </w:r>
      <w:r w:rsidR="00A72678">
        <w:rPr>
          <w:rFonts w:ascii="Times New Roman" w:hAnsi="Times New Roman" w:cs="Times New Roman"/>
          <w:sz w:val="24"/>
          <w:szCs w:val="24"/>
        </w:rPr>
        <w:t xml:space="preserve"> </w:t>
      </w:r>
      <w:r w:rsidR="00F3758C">
        <w:rPr>
          <w:rFonts w:ascii="Times New Roman" w:hAnsi="Times New Roman" w:cs="Times New Roman"/>
          <w:sz w:val="24"/>
          <w:szCs w:val="24"/>
        </w:rPr>
        <w:t xml:space="preserve">Uit onderzoek van </w:t>
      </w:r>
      <w:bookmarkStart w:id="44" w:name="_Hlk43107470"/>
      <w:r w:rsidR="00F3758C">
        <w:rPr>
          <w:rFonts w:ascii="Times New Roman" w:hAnsi="Times New Roman" w:cs="Times New Roman"/>
          <w:sz w:val="24"/>
          <w:szCs w:val="24"/>
        </w:rPr>
        <w:t>Wisessing, Zibrek, Cunningham, Dingliana en McDonnell (2020)</w:t>
      </w:r>
      <w:bookmarkEnd w:id="44"/>
      <w:r w:rsidR="00F3758C">
        <w:rPr>
          <w:rFonts w:ascii="Times New Roman" w:hAnsi="Times New Roman" w:cs="Times New Roman"/>
          <w:sz w:val="24"/>
          <w:szCs w:val="24"/>
        </w:rPr>
        <w:t xml:space="preserve"> blijkt dat de helderheid van het licht op 3D geanimeerde karakters weinig effect had op het griezelige gevoel</w:t>
      </w:r>
      <w:r w:rsidR="00E9049B">
        <w:rPr>
          <w:rFonts w:ascii="Times New Roman" w:hAnsi="Times New Roman" w:cs="Times New Roman"/>
          <w:sz w:val="24"/>
          <w:szCs w:val="24"/>
        </w:rPr>
        <w:t xml:space="preserve">, terwijl de schaduwen lichter maken de beoordeling van het onbehagen gevoel positief beïnvloedde. Desondanks maakt het verlichten van de schaduw bij realistische verschijning geen verbetering in de beoordeling van aantrekkelijkheid. </w:t>
      </w:r>
    </w:p>
    <w:p w14:paraId="15033B1D" w14:textId="743290BC" w:rsidR="007D24BE" w:rsidRPr="00137DFF" w:rsidDel="008974F8" w:rsidRDefault="007D24BE" w:rsidP="007D24BE">
      <w:pPr>
        <w:spacing w:after="0" w:line="360" w:lineRule="auto"/>
        <w:ind w:firstLine="708"/>
        <w:jc w:val="both"/>
        <w:rPr>
          <w:del w:id="45" w:author="Sean" w:date="2021-05-17T16:11:00Z"/>
          <w:rFonts w:ascii="Times New Roman" w:hAnsi="Times New Roman" w:cs="Times New Roman"/>
          <w:sz w:val="24"/>
          <w:szCs w:val="24"/>
        </w:rPr>
      </w:pPr>
    </w:p>
    <w:p w14:paraId="1DE73B09" w14:textId="55FEFF69" w:rsidR="006148A7" w:rsidDel="008974F8" w:rsidRDefault="006148A7" w:rsidP="00070BEB">
      <w:pPr>
        <w:jc w:val="both"/>
        <w:rPr>
          <w:del w:id="46" w:author="Sean" w:date="2021-05-17T16:11:00Z"/>
          <w:rFonts w:ascii="Times New Roman" w:hAnsi="Times New Roman" w:cs="Times New Roman"/>
          <w:b/>
          <w:bCs/>
          <w:i/>
          <w:iCs/>
          <w:sz w:val="28"/>
          <w:szCs w:val="28"/>
        </w:rPr>
      </w:pPr>
    </w:p>
    <w:p w14:paraId="3F2A51E4" w14:textId="30A20E9E" w:rsidR="006148A7" w:rsidDel="008974F8" w:rsidRDefault="006148A7" w:rsidP="00070BEB">
      <w:pPr>
        <w:jc w:val="both"/>
        <w:rPr>
          <w:del w:id="47" w:author="Sean" w:date="2021-05-17T16:11:00Z"/>
          <w:rFonts w:ascii="Times New Roman" w:hAnsi="Times New Roman" w:cs="Times New Roman"/>
          <w:b/>
          <w:bCs/>
          <w:i/>
          <w:iCs/>
          <w:sz w:val="28"/>
          <w:szCs w:val="28"/>
        </w:rPr>
      </w:pPr>
    </w:p>
    <w:p w14:paraId="38C5B6B8" w14:textId="0CEB3636" w:rsidR="006148A7" w:rsidDel="008974F8" w:rsidRDefault="006148A7" w:rsidP="00070BEB">
      <w:pPr>
        <w:jc w:val="both"/>
        <w:rPr>
          <w:del w:id="48" w:author="Sean" w:date="2021-05-17T16:11:00Z"/>
          <w:rFonts w:ascii="Times New Roman" w:hAnsi="Times New Roman" w:cs="Times New Roman"/>
          <w:b/>
          <w:bCs/>
          <w:i/>
          <w:iCs/>
          <w:sz w:val="28"/>
          <w:szCs w:val="28"/>
        </w:rPr>
      </w:pPr>
    </w:p>
    <w:p w14:paraId="4CAC166E" w14:textId="063484C9" w:rsidR="006148A7" w:rsidDel="008974F8" w:rsidRDefault="006148A7" w:rsidP="00070BEB">
      <w:pPr>
        <w:jc w:val="both"/>
        <w:rPr>
          <w:del w:id="49" w:author="Sean" w:date="2021-05-17T16:11:00Z"/>
          <w:rFonts w:ascii="Times New Roman" w:hAnsi="Times New Roman" w:cs="Times New Roman"/>
          <w:b/>
          <w:bCs/>
          <w:i/>
          <w:iCs/>
          <w:sz w:val="28"/>
          <w:szCs w:val="28"/>
        </w:rPr>
      </w:pPr>
    </w:p>
    <w:p w14:paraId="76966A9E" w14:textId="3FBD286B" w:rsidR="006148A7" w:rsidDel="008974F8" w:rsidRDefault="006148A7" w:rsidP="00070BEB">
      <w:pPr>
        <w:jc w:val="both"/>
        <w:rPr>
          <w:del w:id="50" w:author="Sean" w:date="2021-05-17T16:11:00Z"/>
          <w:rFonts w:ascii="Times New Roman" w:hAnsi="Times New Roman" w:cs="Times New Roman"/>
          <w:b/>
          <w:bCs/>
          <w:i/>
          <w:iCs/>
          <w:sz w:val="28"/>
          <w:szCs w:val="28"/>
        </w:rPr>
      </w:pPr>
    </w:p>
    <w:p w14:paraId="285D5A33" w14:textId="5BF27409" w:rsidR="006148A7" w:rsidDel="008974F8" w:rsidRDefault="006148A7" w:rsidP="00070BEB">
      <w:pPr>
        <w:jc w:val="both"/>
        <w:rPr>
          <w:del w:id="51" w:author="Sean" w:date="2021-05-17T16:11:00Z"/>
          <w:rFonts w:ascii="Times New Roman" w:hAnsi="Times New Roman" w:cs="Times New Roman"/>
          <w:b/>
          <w:bCs/>
          <w:i/>
          <w:iCs/>
          <w:sz w:val="28"/>
          <w:szCs w:val="28"/>
        </w:rPr>
      </w:pPr>
    </w:p>
    <w:p w14:paraId="26CDCD33" w14:textId="01CDFFB7" w:rsidR="006148A7" w:rsidDel="008974F8" w:rsidRDefault="006148A7" w:rsidP="00070BEB">
      <w:pPr>
        <w:jc w:val="both"/>
        <w:rPr>
          <w:del w:id="52" w:author="Sean" w:date="2021-05-17T16:11:00Z"/>
          <w:rFonts w:ascii="Times New Roman" w:hAnsi="Times New Roman" w:cs="Times New Roman"/>
          <w:b/>
          <w:bCs/>
          <w:i/>
          <w:iCs/>
          <w:sz w:val="28"/>
          <w:szCs w:val="28"/>
        </w:rPr>
      </w:pPr>
    </w:p>
    <w:p w14:paraId="21C1A6FE" w14:textId="34D7292C" w:rsidR="003D7DCC" w:rsidDel="008974F8" w:rsidRDefault="003D7DCC" w:rsidP="00070BEB">
      <w:pPr>
        <w:jc w:val="both"/>
        <w:rPr>
          <w:del w:id="53" w:author="Sean" w:date="2021-05-17T16:11:00Z"/>
          <w:rFonts w:ascii="Times New Roman" w:hAnsi="Times New Roman" w:cs="Times New Roman"/>
          <w:b/>
          <w:bCs/>
          <w:i/>
          <w:iCs/>
          <w:sz w:val="28"/>
          <w:szCs w:val="28"/>
        </w:rPr>
      </w:pPr>
    </w:p>
    <w:p w14:paraId="00D89E19" w14:textId="7B5FB578" w:rsidR="00754554" w:rsidRPr="00027900" w:rsidRDefault="00262896" w:rsidP="00070BEB">
      <w:pPr>
        <w:jc w:val="both"/>
        <w:rPr>
          <w:rFonts w:ascii="Times New Roman" w:hAnsi="Times New Roman" w:cs="Times New Roman"/>
          <w:b/>
          <w:bCs/>
          <w:i/>
          <w:iCs/>
          <w:sz w:val="28"/>
          <w:szCs w:val="28"/>
        </w:rPr>
      </w:pPr>
      <w:r w:rsidRPr="006148A7">
        <w:rPr>
          <w:rFonts w:ascii="Times New Roman" w:hAnsi="Times New Roman" w:cs="Times New Roman"/>
          <w:b/>
          <w:bCs/>
          <w:i/>
          <w:iCs/>
          <w:sz w:val="28"/>
          <w:szCs w:val="28"/>
        </w:rPr>
        <w:t>Replicatiestudie</w:t>
      </w:r>
    </w:p>
    <w:p w14:paraId="2851D6A8" w14:textId="4A7A2CC7" w:rsidR="00303868" w:rsidRDefault="00416823" w:rsidP="00B66792">
      <w:pPr>
        <w:spacing w:after="0" w:line="360" w:lineRule="auto"/>
        <w:ind w:firstLine="708"/>
        <w:jc w:val="both"/>
        <w:rPr>
          <w:rFonts w:ascii="Times New Roman" w:hAnsi="Times New Roman" w:cs="Times New Roman"/>
          <w:sz w:val="24"/>
          <w:szCs w:val="24"/>
        </w:rPr>
      </w:pPr>
      <w:r w:rsidRPr="00472411">
        <w:rPr>
          <w:rFonts w:ascii="Times New Roman" w:hAnsi="Times New Roman" w:cs="Times New Roman"/>
          <w:sz w:val="24"/>
          <w:szCs w:val="24"/>
        </w:rPr>
        <w:t xml:space="preserve">Voor deze Masterproef wordt het onderzoeksartikel “Empirical evaluation of the uncanny valley hypothesis fails to confirm the predicted effect of motion” van </w:t>
      </w:r>
      <w:bookmarkStart w:id="54" w:name="_Hlk43107532"/>
      <w:r w:rsidRPr="00472411">
        <w:rPr>
          <w:rFonts w:ascii="Times New Roman" w:hAnsi="Times New Roman" w:cs="Times New Roman"/>
          <w:sz w:val="24"/>
          <w:szCs w:val="24"/>
        </w:rPr>
        <w:t>Piwek, Mckay en Pollick (2013)</w:t>
      </w:r>
      <w:bookmarkEnd w:id="54"/>
      <w:r w:rsidRPr="00472411">
        <w:rPr>
          <w:rFonts w:ascii="Times New Roman" w:hAnsi="Times New Roman" w:cs="Times New Roman"/>
          <w:sz w:val="24"/>
          <w:szCs w:val="24"/>
        </w:rPr>
        <w:t xml:space="preserve"> gerepliceerd</w:t>
      </w:r>
      <w:r>
        <w:rPr>
          <w:rFonts w:ascii="Times New Roman" w:hAnsi="Times New Roman" w:cs="Times New Roman"/>
          <w:sz w:val="24"/>
          <w:szCs w:val="24"/>
        </w:rPr>
        <w:t xml:space="preserve">. </w:t>
      </w:r>
      <w:r w:rsidRPr="00C26AAC">
        <w:rPr>
          <w:rFonts w:ascii="Times New Roman" w:hAnsi="Times New Roman" w:cs="Times New Roman"/>
          <w:sz w:val="24"/>
          <w:szCs w:val="24"/>
        </w:rPr>
        <w:t>De studie van Piwek et al.</w:t>
      </w:r>
      <w:r w:rsidR="00B968B8">
        <w:rPr>
          <w:rFonts w:ascii="Times New Roman" w:hAnsi="Times New Roman" w:cs="Times New Roman"/>
          <w:sz w:val="24"/>
          <w:szCs w:val="24"/>
        </w:rPr>
        <w:t xml:space="preserve"> (2013)</w:t>
      </w:r>
      <w:r w:rsidRPr="00C26AAC">
        <w:rPr>
          <w:rFonts w:ascii="Times New Roman" w:hAnsi="Times New Roman" w:cs="Times New Roman"/>
          <w:sz w:val="24"/>
          <w:szCs w:val="24"/>
        </w:rPr>
        <w:t xml:space="preserve"> </w:t>
      </w:r>
      <w:r w:rsidR="00C26AAC" w:rsidRPr="00C26AAC">
        <w:rPr>
          <w:rFonts w:ascii="Times New Roman" w:hAnsi="Times New Roman" w:cs="Times New Roman"/>
          <w:sz w:val="24"/>
          <w:szCs w:val="24"/>
        </w:rPr>
        <w:t xml:space="preserve">had </w:t>
      </w:r>
      <w:r w:rsidRPr="00C26AAC">
        <w:rPr>
          <w:rFonts w:ascii="Times New Roman" w:hAnsi="Times New Roman" w:cs="Times New Roman"/>
          <w:sz w:val="24"/>
          <w:szCs w:val="24"/>
        </w:rPr>
        <w:t xml:space="preserve">als hoofddoel een beter zicht te bieden op de rol van beweging in </w:t>
      </w:r>
      <w:r w:rsidR="00FB34BF">
        <w:rPr>
          <w:rFonts w:ascii="Times New Roman" w:hAnsi="Times New Roman" w:cs="Times New Roman"/>
          <w:sz w:val="24"/>
          <w:szCs w:val="24"/>
        </w:rPr>
        <w:t>de</w:t>
      </w:r>
      <w:r w:rsidRPr="00C26AAC">
        <w:rPr>
          <w:rFonts w:ascii="Times New Roman" w:hAnsi="Times New Roman" w:cs="Times New Roman"/>
          <w:sz w:val="24"/>
          <w:szCs w:val="24"/>
        </w:rPr>
        <w:t xml:space="preserve"> door Mori (1970) vooropgestelde uncanny valley </w:t>
      </w:r>
      <w:r w:rsidR="00FB34BF">
        <w:rPr>
          <w:rFonts w:ascii="Times New Roman" w:hAnsi="Times New Roman" w:cs="Times New Roman"/>
          <w:sz w:val="24"/>
          <w:szCs w:val="24"/>
        </w:rPr>
        <w:t>hypothese</w:t>
      </w:r>
      <w:r w:rsidRPr="00C26AAC">
        <w:rPr>
          <w:rFonts w:ascii="Times New Roman" w:hAnsi="Times New Roman" w:cs="Times New Roman"/>
          <w:sz w:val="24"/>
          <w:szCs w:val="24"/>
        </w:rPr>
        <w:t>.</w:t>
      </w:r>
      <w:r w:rsidR="00E27FDE" w:rsidRPr="00C26AAC">
        <w:rPr>
          <w:rFonts w:ascii="Times New Roman" w:hAnsi="Times New Roman" w:cs="Times New Roman"/>
          <w:sz w:val="24"/>
          <w:szCs w:val="24"/>
        </w:rPr>
        <w:t xml:space="preserve"> Dit</w:t>
      </w:r>
      <w:r w:rsidR="00C26AAC" w:rsidRPr="00C26AAC">
        <w:rPr>
          <w:rFonts w:ascii="Times New Roman" w:hAnsi="Times New Roman" w:cs="Times New Roman"/>
          <w:sz w:val="24"/>
          <w:szCs w:val="24"/>
        </w:rPr>
        <w:t xml:space="preserve"> doen ze</w:t>
      </w:r>
      <w:r w:rsidR="00E27FDE" w:rsidRPr="00C26AAC">
        <w:rPr>
          <w:rFonts w:ascii="Times New Roman" w:hAnsi="Times New Roman" w:cs="Times New Roman"/>
          <w:sz w:val="24"/>
          <w:szCs w:val="24"/>
        </w:rPr>
        <w:t xml:space="preserve"> door het gebruik van </w:t>
      </w:r>
      <w:r w:rsidR="00FB34BF">
        <w:rPr>
          <w:rFonts w:ascii="Times New Roman" w:hAnsi="Times New Roman" w:cs="Times New Roman"/>
          <w:sz w:val="24"/>
          <w:szCs w:val="24"/>
        </w:rPr>
        <w:t xml:space="preserve">een </w:t>
      </w:r>
      <w:r w:rsidR="00E27FDE" w:rsidRPr="00C26AAC">
        <w:rPr>
          <w:rFonts w:ascii="Times New Roman" w:hAnsi="Times New Roman" w:cs="Times New Roman"/>
          <w:sz w:val="24"/>
          <w:szCs w:val="24"/>
        </w:rPr>
        <w:t>empirische analyse, wat nog niet eerder werd uitgevoerd inzake</w:t>
      </w:r>
      <w:r w:rsidR="00FE0974" w:rsidRPr="00C26AAC">
        <w:rPr>
          <w:rFonts w:ascii="Times New Roman" w:hAnsi="Times New Roman" w:cs="Times New Roman"/>
          <w:sz w:val="24"/>
          <w:szCs w:val="24"/>
        </w:rPr>
        <w:t xml:space="preserve"> de voorspelling van</w:t>
      </w:r>
      <w:r w:rsidR="00E27FDE" w:rsidRPr="00C26AAC">
        <w:rPr>
          <w:rFonts w:ascii="Times New Roman" w:hAnsi="Times New Roman" w:cs="Times New Roman"/>
          <w:sz w:val="24"/>
          <w:szCs w:val="24"/>
        </w:rPr>
        <w:t xml:space="preserve"> beweging.</w:t>
      </w:r>
      <w:r w:rsidR="00C26AAC" w:rsidRPr="00C26AAC">
        <w:rPr>
          <w:rFonts w:ascii="Times New Roman" w:hAnsi="Times New Roman" w:cs="Times New Roman"/>
          <w:sz w:val="24"/>
          <w:szCs w:val="24"/>
        </w:rPr>
        <w:t xml:space="preserve"> Hun bedoeling was zo dicht mogelijk bij de vooropgestelde hypothese van Mori</w:t>
      </w:r>
      <w:r w:rsidR="00C26AAC">
        <w:rPr>
          <w:rFonts w:ascii="Times New Roman" w:hAnsi="Times New Roman" w:cs="Times New Roman"/>
          <w:sz w:val="24"/>
          <w:szCs w:val="24"/>
        </w:rPr>
        <w:t xml:space="preserve"> (1970)</w:t>
      </w:r>
      <w:r w:rsidR="00C26AAC" w:rsidRPr="00C26AAC">
        <w:rPr>
          <w:rFonts w:ascii="Times New Roman" w:hAnsi="Times New Roman" w:cs="Times New Roman"/>
          <w:sz w:val="24"/>
          <w:szCs w:val="24"/>
        </w:rPr>
        <w:t xml:space="preserve"> te blijven.</w:t>
      </w:r>
      <w:r w:rsidR="00C26AAC">
        <w:rPr>
          <w:rFonts w:ascii="Times New Roman" w:hAnsi="Times New Roman" w:cs="Times New Roman"/>
          <w:sz w:val="24"/>
          <w:szCs w:val="24"/>
        </w:rPr>
        <w:t xml:space="preserve"> Dit realiseerden ze door </w:t>
      </w:r>
      <w:r w:rsidR="00C26AAC" w:rsidRPr="00C26AAC">
        <w:rPr>
          <w:rFonts w:ascii="Times New Roman" w:hAnsi="Times New Roman" w:cs="Times New Roman"/>
          <w:sz w:val="24"/>
          <w:szCs w:val="24"/>
        </w:rPr>
        <w:t>een</w:t>
      </w:r>
      <w:r w:rsidR="00880B05" w:rsidRPr="00C26AAC">
        <w:rPr>
          <w:rFonts w:ascii="Times New Roman" w:hAnsi="Times New Roman" w:cs="Times New Roman"/>
          <w:i/>
          <w:iCs/>
          <w:sz w:val="24"/>
          <w:szCs w:val="24"/>
        </w:rPr>
        <w:t xml:space="preserve"> </w:t>
      </w:r>
      <w:r w:rsidR="00880B05" w:rsidRPr="00C26AAC">
        <w:rPr>
          <w:rFonts w:ascii="Times New Roman" w:hAnsi="Times New Roman" w:cs="Times New Roman"/>
          <w:sz w:val="24"/>
          <w:szCs w:val="24"/>
        </w:rPr>
        <w:t xml:space="preserve">scala </w:t>
      </w:r>
      <w:r w:rsidR="00C26AAC" w:rsidRPr="00C26AAC">
        <w:rPr>
          <w:rFonts w:ascii="Times New Roman" w:hAnsi="Times New Roman" w:cs="Times New Roman"/>
          <w:sz w:val="24"/>
          <w:szCs w:val="24"/>
        </w:rPr>
        <w:t>aan</w:t>
      </w:r>
      <w:r w:rsidR="00BF05DA" w:rsidRPr="00C26AAC">
        <w:rPr>
          <w:rFonts w:ascii="Times New Roman" w:hAnsi="Times New Roman" w:cs="Times New Roman"/>
          <w:sz w:val="24"/>
          <w:szCs w:val="24"/>
        </w:rPr>
        <w:t xml:space="preserve"> karakters </w:t>
      </w:r>
      <w:r w:rsidR="00C26AAC" w:rsidRPr="00C26AAC">
        <w:rPr>
          <w:rFonts w:ascii="Times New Roman" w:hAnsi="Times New Roman" w:cs="Times New Roman"/>
          <w:sz w:val="24"/>
          <w:szCs w:val="24"/>
        </w:rPr>
        <w:t>te gebruiken, gelinkt aan de voorbeelden uit het</w:t>
      </w:r>
      <w:r w:rsidR="00CA67F7" w:rsidRPr="00C26AAC">
        <w:rPr>
          <w:rFonts w:ascii="Times New Roman" w:hAnsi="Times New Roman" w:cs="Times New Roman"/>
          <w:sz w:val="24"/>
          <w:szCs w:val="24"/>
        </w:rPr>
        <w:t xml:space="preserve"> </w:t>
      </w:r>
      <w:r w:rsidR="00E27FDE" w:rsidRPr="00C26AAC">
        <w:rPr>
          <w:rFonts w:ascii="Times New Roman" w:hAnsi="Times New Roman" w:cs="Times New Roman"/>
          <w:sz w:val="24"/>
          <w:szCs w:val="24"/>
        </w:rPr>
        <w:t>gedachtenexperiment</w:t>
      </w:r>
      <w:r w:rsidR="00C26AAC" w:rsidRPr="00C26AAC">
        <w:rPr>
          <w:rFonts w:ascii="Times New Roman" w:hAnsi="Times New Roman" w:cs="Times New Roman"/>
          <w:sz w:val="24"/>
          <w:szCs w:val="24"/>
        </w:rPr>
        <w:t xml:space="preserve"> voor</w:t>
      </w:r>
      <w:r w:rsidR="00BF05DA" w:rsidRPr="00C26AAC">
        <w:rPr>
          <w:rFonts w:ascii="Times New Roman" w:hAnsi="Times New Roman" w:cs="Times New Roman"/>
          <w:sz w:val="24"/>
          <w:szCs w:val="24"/>
        </w:rPr>
        <w:t xml:space="preserve"> </w:t>
      </w:r>
      <w:r w:rsidR="00C26AAC" w:rsidRPr="00C26AAC">
        <w:rPr>
          <w:rFonts w:ascii="Times New Roman" w:hAnsi="Times New Roman" w:cs="Times New Roman"/>
          <w:sz w:val="24"/>
          <w:szCs w:val="24"/>
        </w:rPr>
        <w:t>zowel</w:t>
      </w:r>
      <w:r w:rsidR="00BF05DA" w:rsidRPr="00C26AAC">
        <w:rPr>
          <w:rFonts w:ascii="Times New Roman" w:hAnsi="Times New Roman" w:cs="Times New Roman"/>
          <w:sz w:val="24"/>
          <w:szCs w:val="24"/>
        </w:rPr>
        <w:t xml:space="preserve"> statische beelden als dynamische animaties</w:t>
      </w:r>
      <w:r w:rsidR="00FD0554" w:rsidRPr="005E309A">
        <w:rPr>
          <w:rFonts w:ascii="Times New Roman" w:hAnsi="Times New Roman" w:cs="Times New Roman"/>
          <w:sz w:val="24"/>
          <w:szCs w:val="24"/>
        </w:rPr>
        <w:t xml:space="preserve">. </w:t>
      </w:r>
    </w:p>
    <w:p w14:paraId="098B88B2" w14:textId="40BCDC07" w:rsidR="00442F27" w:rsidRDefault="00DA60EB" w:rsidP="00B6679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Voor de beoordeling van mensgelijkenis bij statische beelden </w:t>
      </w:r>
      <w:r w:rsidR="00332FDF">
        <w:rPr>
          <w:rFonts w:ascii="Times New Roman" w:hAnsi="Times New Roman" w:cs="Times New Roman"/>
          <w:sz w:val="24"/>
          <w:szCs w:val="24"/>
        </w:rPr>
        <w:t xml:space="preserve">wordt </w:t>
      </w:r>
      <w:r>
        <w:rPr>
          <w:rFonts w:ascii="Times New Roman" w:hAnsi="Times New Roman" w:cs="Times New Roman"/>
          <w:sz w:val="24"/>
          <w:szCs w:val="24"/>
        </w:rPr>
        <w:t>verwacht</w:t>
      </w:r>
      <w:r w:rsidR="00332FDF">
        <w:rPr>
          <w:rFonts w:ascii="Times New Roman" w:hAnsi="Times New Roman" w:cs="Times New Roman"/>
          <w:sz w:val="24"/>
          <w:szCs w:val="24"/>
        </w:rPr>
        <w:t xml:space="preserve"> </w:t>
      </w:r>
      <w:r>
        <w:rPr>
          <w:rFonts w:ascii="Times New Roman" w:hAnsi="Times New Roman" w:cs="Times New Roman"/>
          <w:sz w:val="24"/>
          <w:szCs w:val="24"/>
        </w:rPr>
        <w:t>een verschijning van het uncanny valley fenomeen</w:t>
      </w:r>
      <w:r w:rsidR="00AF6670">
        <w:rPr>
          <w:rFonts w:ascii="Times New Roman" w:hAnsi="Times New Roman" w:cs="Times New Roman"/>
          <w:sz w:val="24"/>
          <w:szCs w:val="24"/>
        </w:rPr>
        <w:t xml:space="preserve"> </w:t>
      </w:r>
      <w:r w:rsidR="00332FDF">
        <w:rPr>
          <w:rFonts w:ascii="Times New Roman" w:hAnsi="Times New Roman" w:cs="Times New Roman"/>
          <w:sz w:val="24"/>
          <w:szCs w:val="24"/>
        </w:rPr>
        <w:t xml:space="preserve">te zien </w:t>
      </w:r>
      <w:r w:rsidR="00AF6670">
        <w:rPr>
          <w:rFonts w:ascii="Times New Roman" w:hAnsi="Times New Roman" w:cs="Times New Roman"/>
          <w:sz w:val="24"/>
          <w:szCs w:val="24"/>
        </w:rPr>
        <w:t>voor de originele karakteristieken (H1)</w:t>
      </w:r>
      <w:r>
        <w:rPr>
          <w:rFonts w:ascii="Times New Roman" w:hAnsi="Times New Roman" w:cs="Times New Roman"/>
          <w:sz w:val="24"/>
          <w:szCs w:val="24"/>
        </w:rPr>
        <w:t xml:space="preserve">. Dit is evenwel in lijn met de </w:t>
      </w:r>
      <w:r w:rsidR="00AF6670">
        <w:rPr>
          <w:rFonts w:ascii="Times New Roman" w:hAnsi="Times New Roman" w:cs="Times New Roman"/>
          <w:sz w:val="24"/>
          <w:szCs w:val="24"/>
        </w:rPr>
        <w:t>studie</w:t>
      </w:r>
      <w:r>
        <w:rPr>
          <w:rFonts w:ascii="Times New Roman" w:hAnsi="Times New Roman" w:cs="Times New Roman"/>
          <w:sz w:val="24"/>
          <w:szCs w:val="24"/>
        </w:rPr>
        <w:t xml:space="preserve"> van onder andere</w:t>
      </w:r>
      <w:r w:rsidR="00E92310">
        <w:rPr>
          <w:rFonts w:ascii="Times New Roman" w:hAnsi="Times New Roman" w:cs="Times New Roman"/>
          <w:sz w:val="24"/>
          <w:szCs w:val="24"/>
        </w:rPr>
        <w:t xml:space="preserve"> </w:t>
      </w:r>
      <w:bookmarkStart w:id="55" w:name="_Hlk43107714"/>
      <w:r w:rsidR="00704156">
        <w:rPr>
          <w:rFonts w:ascii="Times New Roman" w:hAnsi="Times New Roman" w:cs="Times New Roman"/>
          <w:sz w:val="24"/>
          <w:szCs w:val="24"/>
        </w:rPr>
        <w:t>Tung en Chang (2013)</w:t>
      </w:r>
      <w:bookmarkEnd w:id="55"/>
      <w:r w:rsidR="00AF6670">
        <w:rPr>
          <w:rFonts w:ascii="Times New Roman" w:hAnsi="Times New Roman" w:cs="Times New Roman"/>
          <w:sz w:val="24"/>
          <w:szCs w:val="24"/>
        </w:rPr>
        <w:t>.</w:t>
      </w:r>
      <w:r w:rsidR="00CB2445">
        <w:rPr>
          <w:rFonts w:ascii="Times New Roman" w:hAnsi="Times New Roman" w:cs="Times New Roman"/>
          <w:sz w:val="24"/>
          <w:szCs w:val="24"/>
        </w:rPr>
        <w:t xml:space="preserve"> Inzake</w:t>
      </w:r>
      <w:r w:rsidR="004C527B">
        <w:rPr>
          <w:rFonts w:ascii="Times New Roman" w:hAnsi="Times New Roman" w:cs="Times New Roman"/>
          <w:sz w:val="24"/>
          <w:szCs w:val="24"/>
        </w:rPr>
        <w:t xml:space="preserve"> de</w:t>
      </w:r>
      <w:r w:rsidR="00CB2445">
        <w:rPr>
          <w:rFonts w:ascii="Times New Roman" w:hAnsi="Times New Roman" w:cs="Times New Roman"/>
          <w:sz w:val="24"/>
          <w:szCs w:val="24"/>
        </w:rPr>
        <w:t xml:space="preserve"> dynamische</w:t>
      </w:r>
      <w:r w:rsidR="004C527B">
        <w:rPr>
          <w:rFonts w:ascii="Times New Roman" w:hAnsi="Times New Roman" w:cs="Times New Roman"/>
          <w:sz w:val="24"/>
          <w:szCs w:val="24"/>
        </w:rPr>
        <w:t xml:space="preserve"> animatie van de </w:t>
      </w:r>
      <w:r w:rsidR="00CB2445">
        <w:rPr>
          <w:rFonts w:ascii="Times New Roman" w:hAnsi="Times New Roman" w:cs="Times New Roman"/>
          <w:sz w:val="24"/>
          <w:szCs w:val="24"/>
        </w:rPr>
        <w:t xml:space="preserve">originele stimuli wordt verondersteld een afvlakking te vinden </w:t>
      </w:r>
      <w:r w:rsidR="00C82F76">
        <w:rPr>
          <w:rFonts w:ascii="Times New Roman" w:hAnsi="Times New Roman" w:cs="Times New Roman"/>
          <w:sz w:val="24"/>
          <w:szCs w:val="24"/>
        </w:rPr>
        <w:t>voor</w:t>
      </w:r>
      <w:r w:rsidR="00AF6670">
        <w:rPr>
          <w:rFonts w:ascii="Times New Roman" w:hAnsi="Times New Roman" w:cs="Times New Roman"/>
          <w:sz w:val="24"/>
          <w:szCs w:val="24"/>
        </w:rPr>
        <w:t xml:space="preserve"> </w:t>
      </w:r>
      <w:r w:rsidR="00CB2445">
        <w:rPr>
          <w:rFonts w:ascii="Times New Roman" w:hAnsi="Times New Roman" w:cs="Times New Roman"/>
          <w:sz w:val="24"/>
          <w:szCs w:val="24"/>
        </w:rPr>
        <w:t>het effect van natuurlijke beweging op de statische karakters</w:t>
      </w:r>
      <w:r w:rsidR="004C527B">
        <w:rPr>
          <w:rFonts w:ascii="Times New Roman" w:hAnsi="Times New Roman" w:cs="Times New Roman"/>
          <w:sz w:val="24"/>
          <w:szCs w:val="24"/>
        </w:rPr>
        <w:t>. D</w:t>
      </w:r>
      <w:r w:rsidR="00CB2445">
        <w:rPr>
          <w:rFonts w:ascii="Times New Roman" w:hAnsi="Times New Roman" w:cs="Times New Roman"/>
          <w:sz w:val="24"/>
          <w:szCs w:val="24"/>
        </w:rPr>
        <w:t xml:space="preserve">it houdt een betere beoordeling van aanvaarding in voor natuurlijke beweging dan voor de statische beelden. </w:t>
      </w:r>
      <w:r w:rsidR="004C527B">
        <w:rPr>
          <w:rFonts w:ascii="Times New Roman" w:hAnsi="Times New Roman" w:cs="Times New Roman"/>
          <w:sz w:val="24"/>
          <w:szCs w:val="24"/>
        </w:rPr>
        <w:t>Het effect zal gelden</w:t>
      </w:r>
      <w:r w:rsidR="00CB2445">
        <w:rPr>
          <w:rFonts w:ascii="Times New Roman" w:hAnsi="Times New Roman" w:cs="Times New Roman"/>
          <w:sz w:val="24"/>
          <w:szCs w:val="24"/>
        </w:rPr>
        <w:t xml:space="preserve"> voor alle karakters, maar in het bijzonder voor het karakter </w:t>
      </w:r>
      <w:r w:rsidR="00CB2445">
        <w:rPr>
          <w:rFonts w:ascii="Times New Roman" w:hAnsi="Times New Roman" w:cs="Times New Roman"/>
          <w:sz w:val="24"/>
          <w:szCs w:val="24"/>
        </w:rPr>
        <w:lastRenderedPageBreak/>
        <w:t>van de zombie</w:t>
      </w:r>
      <w:r w:rsidR="00807746">
        <w:rPr>
          <w:rFonts w:ascii="Times New Roman" w:hAnsi="Times New Roman" w:cs="Times New Roman"/>
          <w:sz w:val="24"/>
          <w:szCs w:val="24"/>
        </w:rPr>
        <w:t xml:space="preserve">. Deze resultaten zijn in lijn met het </w:t>
      </w:r>
      <w:r w:rsidR="00807746" w:rsidRPr="005E309A">
        <w:rPr>
          <w:rFonts w:ascii="Times New Roman" w:hAnsi="Times New Roman" w:cs="Times New Roman"/>
          <w:sz w:val="24"/>
          <w:szCs w:val="24"/>
        </w:rPr>
        <w:t xml:space="preserve">onderzoek van </w:t>
      </w:r>
      <w:bookmarkStart w:id="56" w:name="_Hlk43107808"/>
      <w:r w:rsidR="00807746" w:rsidRPr="005E309A">
        <w:rPr>
          <w:rFonts w:ascii="Times New Roman" w:hAnsi="Times New Roman" w:cs="Times New Roman"/>
          <w:sz w:val="24"/>
          <w:szCs w:val="24"/>
        </w:rPr>
        <w:t>Thompson, Traften en McKnight (2011)</w:t>
      </w:r>
      <w:bookmarkEnd w:id="56"/>
      <w:r w:rsidR="00CB2445">
        <w:rPr>
          <w:rFonts w:ascii="Times New Roman" w:hAnsi="Times New Roman" w:cs="Times New Roman"/>
          <w:sz w:val="24"/>
          <w:szCs w:val="24"/>
        </w:rPr>
        <w:t xml:space="preserve"> (H2). </w:t>
      </w:r>
      <w:r w:rsidR="00807746">
        <w:rPr>
          <w:rFonts w:ascii="Times New Roman" w:hAnsi="Times New Roman" w:cs="Times New Roman"/>
          <w:sz w:val="24"/>
          <w:szCs w:val="24"/>
        </w:rPr>
        <w:t>Evenwel blijkt dat afwijkingen in beweging onaangenamer worden beschouwd voor mensen dan voor cartoon-renderstijl. Dit impliceert een dieper gelegen dal inzake beweging voor mensen in vergelijking met geanimeerde karakters, wat de studie van Piwek et al. (201</w:t>
      </w:r>
      <w:r w:rsidR="004C527B">
        <w:rPr>
          <w:rFonts w:ascii="Times New Roman" w:hAnsi="Times New Roman" w:cs="Times New Roman"/>
          <w:sz w:val="24"/>
          <w:szCs w:val="24"/>
        </w:rPr>
        <w:t>3</w:t>
      </w:r>
      <w:r w:rsidR="00807746">
        <w:rPr>
          <w:rFonts w:ascii="Times New Roman" w:hAnsi="Times New Roman" w:cs="Times New Roman"/>
          <w:sz w:val="24"/>
          <w:szCs w:val="24"/>
        </w:rPr>
        <w:t>) dus tegenspreekt (Kätsyri et al.,2015).</w:t>
      </w:r>
      <w:r w:rsidR="00B66792">
        <w:rPr>
          <w:rFonts w:ascii="Times New Roman" w:hAnsi="Times New Roman" w:cs="Times New Roman"/>
          <w:sz w:val="24"/>
          <w:szCs w:val="24"/>
        </w:rPr>
        <w:t xml:space="preserve"> </w:t>
      </w:r>
      <w:r w:rsidR="00AF6670" w:rsidRPr="00C82F76">
        <w:rPr>
          <w:rFonts w:ascii="Times New Roman" w:hAnsi="Times New Roman" w:cs="Times New Roman"/>
          <w:sz w:val="24"/>
          <w:szCs w:val="24"/>
        </w:rPr>
        <w:t xml:space="preserve">Voor de nieuwe set van karakteristieken </w:t>
      </w:r>
      <w:r w:rsidR="00C82F76" w:rsidRPr="00C82F76">
        <w:rPr>
          <w:rFonts w:ascii="Times New Roman" w:hAnsi="Times New Roman" w:cs="Times New Roman"/>
          <w:sz w:val="24"/>
          <w:szCs w:val="24"/>
        </w:rPr>
        <w:t>wordt verwach</w:t>
      </w:r>
      <w:r w:rsidR="00655D7C">
        <w:rPr>
          <w:rFonts w:ascii="Times New Roman" w:hAnsi="Times New Roman" w:cs="Times New Roman"/>
          <w:sz w:val="24"/>
          <w:szCs w:val="24"/>
        </w:rPr>
        <w:t xml:space="preserve">t </w:t>
      </w:r>
      <w:r w:rsidR="00F1241B">
        <w:rPr>
          <w:rFonts w:ascii="Times New Roman" w:hAnsi="Times New Roman" w:cs="Times New Roman"/>
          <w:sz w:val="24"/>
          <w:szCs w:val="24"/>
        </w:rPr>
        <w:t>een uncanny valley effect te zien voor statische stimuli, wat in lijn ligt met onderzoek naar artificiële gezichtskenmerken (McDonell et al., 2012). Dit effect wordt verondersteld zwakker te zijn dan het effect van de originele stimuli</w:t>
      </w:r>
      <w:r w:rsidR="004E2296">
        <w:rPr>
          <w:rFonts w:ascii="Times New Roman" w:hAnsi="Times New Roman" w:cs="Times New Roman"/>
          <w:sz w:val="24"/>
          <w:szCs w:val="24"/>
        </w:rPr>
        <w:t xml:space="preserve"> (H3)</w:t>
      </w:r>
      <w:r w:rsidR="00AA6C93">
        <w:rPr>
          <w:rFonts w:ascii="Times New Roman" w:hAnsi="Times New Roman" w:cs="Times New Roman"/>
          <w:sz w:val="24"/>
          <w:szCs w:val="24"/>
        </w:rPr>
        <w:t>. Deze stelling is gebaseerd op</w:t>
      </w:r>
      <w:r w:rsidR="00F1241B">
        <w:rPr>
          <w:rFonts w:ascii="Times New Roman" w:hAnsi="Times New Roman" w:cs="Times New Roman"/>
          <w:sz w:val="24"/>
          <w:szCs w:val="24"/>
        </w:rPr>
        <w:t xml:space="preserve"> de</w:t>
      </w:r>
      <w:r w:rsidR="00AA6C93">
        <w:rPr>
          <w:rFonts w:ascii="Times New Roman" w:hAnsi="Times New Roman" w:cs="Times New Roman"/>
          <w:sz w:val="24"/>
          <w:szCs w:val="24"/>
        </w:rPr>
        <w:t xml:space="preserve"> recente</w:t>
      </w:r>
      <w:r w:rsidR="00F1241B">
        <w:rPr>
          <w:rFonts w:ascii="Times New Roman" w:hAnsi="Times New Roman" w:cs="Times New Roman"/>
          <w:sz w:val="24"/>
          <w:szCs w:val="24"/>
        </w:rPr>
        <w:t xml:space="preserve"> resultaten uit het onderzoek van </w:t>
      </w:r>
      <w:bookmarkStart w:id="57" w:name="_Hlk43107853"/>
      <w:r w:rsidR="00F1241B">
        <w:rPr>
          <w:rFonts w:ascii="Times New Roman" w:hAnsi="Times New Roman" w:cs="Times New Roman"/>
          <w:sz w:val="24"/>
          <w:szCs w:val="24"/>
        </w:rPr>
        <w:t>Kätsyri, de Gelder en Takala (2019)</w:t>
      </w:r>
      <w:bookmarkEnd w:id="57"/>
      <w:r w:rsidR="00F1241B">
        <w:rPr>
          <w:rFonts w:ascii="Times New Roman" w:hAnsi="Times New Roman" w:cs="Times New Roman"/>
          <w:sz w:val="24"/>
          <w:szCs w:val="24"/>
        </w:rPr>
        <w:t>.</w:t>
      </w:r>
      <w:r w:rsidR="008C49FF">
        <w:rPr>
          <w:rFonts w:ascii="Times New Roman" w:hAnsi="Times New Roman" w:cs="Times New Roman"/>
          <w:sz w:val="24"/>
          <w:szCs w:val="24"/>
        </w:rPr>
        <w:t xml:space="preserve"> Voor het dynamische luik suggereren we </w:t>
      </w:r>
      <w:r w:rsidR="00EF77B3">
        <w:rPr>
          <w:rFonts w:ascii="Times New Roman" w:hAnsi="Times New Roman" w:cs="Times New Roman"/>
          <w:sz w:val="24"/>
          <w:szCs w:val="24"/>
        </w:rPr>
        <w:t>een dieper gelegen uncanny valley, gebaseerd op het gedachtenexperiment van Mor</w:t>
      </w:r>
      <w:r w:rsidR="00A257D6">
        <w:rPr>
          <w:rFonts w:ascii="Times New Roman" w:hAnsi="Times New Roman" w:cs="Times New Roman"/>
          <w:sz w:val="24"/>
          <w:szCs w:val="24"/>
        </w:rPr>
        <w:t xml:space="preserve">i </w:t>
      </w:r>
      <w:r w:rsidR="00EF77B3">
        <w:rPr>
          <w:rFonts w:ascii="Times New Roman" w:hAnsi="Times New Roman" w:cs="Times New Roman"/>
          <w:sz w:val="24"/>
          <w:szCs w:val="24"/>
        </w:rPr>
        <w:t>(1970)</w:t>
      </w:r>
      <w:r w:rsidR="00126759">
        <w:rPr>
          <w:rFonts w:ascii="Times New Roman" w:hAnsi="Times New Roman" w:cs="Times New Roman"/>
          <w:sz w:val="24"/>
          <w:szCs w:val="24"/>
        </w:rPr>
        <w:t xml:space="preserve"> (H4)</w:t>
      </w:r>
      <w:r w:rsidR="00EF77B3">
        <w:rPr>
          <w:rFonts w:ascii="Times New Roman" w:hAnsi="Times New Roman" w:cs="Times New Roman"/>
          <w:sz w:val="24"/>
          <w:szCs w:val="24"/>
        </w:rPr>
        <w:t xml:space="preserve">. </w:t>
      </w:r>
    </w:p>
    <w:p w14:paraId="2C66E749" w14:textId="2373D041" w:rsidR="00C82F76" w:rsidRDefault="00FD0554" w:rsidP="004C527B">
      <w:pPr>
        <w:spacing w:after="0" w:line="360" w:lineRule="auto"/>
        <w:ind w:firstLine="708"/>
        <w:jc w:val="both"/>
        <w:rPr>
          <w:rFonts w:ascii="Times New Roman" w:hAnsi="Times New Roman" w:cs="Times New Roman"/>
          <w:sz w:val="24"/>
          <w:szCs w:val="24"/>
        </w:rPr>
      </w:pPr>
      <w:r>
        <w:rPr>
          <w:rFonts w:ascii="Times New Roman" w:hAnsi="Times New Roman" w:cs="Times New Roman"/>
          <w:i/>
          <w:iCs/>
          <w:sz w:val="24"/>
          <w:szCs w:val="24"/>
        </w:rPr>
        <w:t xml:space="preserve"> </w:t>
      </w:r>
      <w:r w:rsidR="00FB34BF">
        <w:rPr>
          <w:rFonts w:ascii="Times New Roman" w:hAnsi="Times New Roman" w:cs="Times New Roman"/>
          <w:sz w:val="24"/>
          <w:szCs w:val="24"/>
        </w:rPr>
        <w:t xml:space="preserve">In </w:t>
      </w:r>
      <w:r w:rsidR="00F110A5">
        <w:rPr>
          <w:rFonts w:ascii="Times New Roman" w:hAnsi="Times New Roman" w:cs="Times New Roman"/>
          <w:sz w:val="24"/>
          <w:szCs w:val="24"/>
        </w:rPr>
        <w:t>Piwek et al. (2013)’s studie</w:t>
      </w:r>
      <w:r w:rsidR="00FB34BF">
        <w:rPr>
          <w:rFonts w:ascii="Times New Roman" w:hAnsi="Times New Roman" w:cs="Times New Roman"/>
          <w:sz w:val="24"/>
          <w:szCs w:val="24"/>
        </w:rPr>
        <w:t xml:space="preserve"> </w:t>
      </w:r>
      <w:r w:rsidR="00C35E6C">
        <w:rPr>
          <w:rFonts w:ascii="Times New Roman" w:hAnsi="Times New Roman" w:cs="Times New Roman"/>
          <w:sz w:val="24"/>
          <w:szCs w:val="24"/>
        </w:rPr>
        <w:t>werden</w:t>
      </w:r>
      <w:r w:rsidR="00DB2843" w:rsidRPr="005E309A">
        <w:rPr>
          <w:rFonts w:ascii="Times New Roman" w:hAnsi="Times New Roman" w:cs="Times New Roman"/>
          <w:sz w:val="24"/>
          <w:szCs w:val="24"/>
        </w:rPr>
        <w:t xml:space="preserve"> </w:t>
      </w:r>
      <w:r w:rsidR="00FB34BF">
        <w:rPr>
          <w:rFonts w:ascii="Times New Roman" w:hAnsi="Times New Roman" w:cs="Times New Roman"/>
          <w:sz w:val="24"/>
          <w:szCs w:val="24"/>
        </w:rPr>
        <w:t xml:space="preserve">er </w:t>
      </w:r>
      <w:r w:rsidR="00DB2843" w:rsidRPr="005E309A">
        <w:rPr>
          <w:rFonts w:ascii="Times New Roman" w:hAnsi="Times New Roman" w:cs="Times New Roman"/>
          <w:sz w:val="24"/>
          <w:szCs w:val="24"/>
        </w:rPr>
        <w:t>twee variabelen voorop</w:t>
      </w:r>
      <w:r w:rsidR="00C35E6C">
        <w:rPr>
          <w:rFonts w:ascii="Times New Roman" w:hAnsi="Times New Roman" w:cs="Times New Roman"/>
          <w:sz w:val="24"/>
          <w:szCs w:val="24"/>
        </w:rPr>
        <w:t xml:space="preserve"> gesteld, namelijk</w:t>
      </w:r>
      <w:r w:rsidR="00DB2843" w:rsidRPr="005E309A">
        <w:rPr>
          <w:rFonts w:ascii="Times New Roman" w:hAnsi="Times New Roman" w:cs="Times New Roman"/>
          <w:sz w:val="24"/>
          <w:szCs w:val="24"/>
        </w:rPr>
        <w:t xml:space="preserve"> aanvaarding en mensgelijkenis (respectievelijk de y-as en de x-as te zien op figuur 4).</w:t>
      </w:r>
      <w:r w:rsidR="00DB2843">
        <w:rPr>
          <w:rFonts w:ascii="Times New Roman" w:hAnsi="Times New Roman" w:cs="Times New Roman"/>
          <w:i/>
          <w:iCs/>
          <w:sz w:val="24"/>
          <w:szCs w:val="24"/>
        </w:rPr>
        <w:t xml:space="preserve"> </w:t>
      </w:r>
      <w:r w:rsidR="005E309A">
        <w:rPr>
          <w:rFonts w:ascii="Times New Roman" w:hAnsi="Times New Roman" w:cs="Times New Roman"/>
          <w:sz w:val="24"/>
          <w:szCs w:val="24"/>
        </w:rPr>
        <w:t>Ze veronderstellen dat</w:t>
      </w:r>
      <w:r w:rsidR="005E309A" w:rsidRPr="004C13B1">
        <w:rPr>
          <w:rFonts w:ascii="Times New Roman" w:hAnsi="Times New Roman" w:cs="Times New Roman"/>
          <w:sz w:val="24"/>
          <w:szCs w:val="24"/>
        </w:rPr>
        <w:t xml:space="preserve"> de relatie tussen de aanvaarding van de eerder genoemde karakters in functie </w:t>
      </w:r>
      <w:r w:rsidR="005E309A">
        <w:rPr>
          <w:rFonts w:ascii="Times New Roman" w:hAnsi="Times New Roman" w:cs="Times New Roman"/>
          <w:sz w:val="24"/>
          <w:szCs w:val="24"/>
        </w:rPr>
        <w:t xml:space="preserve">staat </w:t>
      </w:r>
      <w:r w:rsidR="005E309A" w:rsidRPr="004C13B1">
        <w:rPr>
          <w:rFonts w:ascii="Times New Roman" w:hAnsi="Times New Roman" w:cs="Times New Roman"/>
          <w:sz w:val="24"/>
          <w:szCs w:val="24"/>
        </w:rPr>
        <w:t xml:space="preserve">van </w:t>
      </w:r>
      <w:r w:rsidR="005E309A">
        <w:rPr>
          <w:rFonts w:ascii="Times New Roman" w:hAnsi="Times New Roman" w:cs="Times New Roman"/>
          <w:sz w:val="24"/>
          <w:szCs w:val="24"/>
        </w:rPr>
        <w:t xml:space="preserve">de </w:t>
      </w:r>
      <w:r w:rsidR="005E309A" w:rsidRPr="004C13B1">
        <w:rPr>
          <w:rFonts w:ascii="Times New Roman" w:hAnsi="Times New Roman" w:cs="Times New Roman"/>
          <w:sz w:val="24"/>
          <w:szCs w:val="24"/>
        </w:rPr>
        <w:t xml:space="preserve">mensgelijkenis voor zowel statische als bewegende karakters. Aanvaarding werd geoperationaliseerd in termen van hoe acceptabel iemand het vindt om op regelmatige basis in interactie te treden met een karakter. </w:t>
      </w:r>
      <w:r w:rsidR="005E309A">
        <w:rPr>
          <w:rFonts w:ascii="Times New Roman" w:hAnsi="Times New Roman" w:cs="Times New Roman"/>
          <w:sz w:val="24"/>
          <w:szCs w:val="24"/>
        </w:rPr>
        <w:t>De y-as op de grafiek die de uncanny valley weergeeft, wordt gevormd door de beoordelingsscores verzameld bij de deelnemers van de studie.</w:t>
      </w:r>
      <w:r w:rsidR="005E309A">
        <w:rPr>
          <w:rFonts w:ascii="Times New Roman" w:hAnsi="Times New Roman" w:cs="Times New Roman"/>
          <w:i/>
          <w:iCs/>
          <w:sz w:val="24"/>
          <w:szCs w:val="24"/>
        </w:rPr>
        <w:t xml:space="preserve"> </w:t>
      </w:r>
      <w:r w:rsidR="00AF6670">
        <w:rPr>
          <w:rFonts w:ascii="Times New Roman" w:hAnsi="Times New Roman" w:cs="Times New Roman"/>
          <w:sz w:val="24"/>
          <w:szCs w:val="24"/>
        </w:rPr>
        <w:t xml:space="preserve">Bij de opstelling van deze studie kan weliswaar een kanttekening gemaakt worden. </w:t>
      </w:r>
      <w:r w:rsidR="006A77C9">
        <w:rPr>
          <w:rFonts w:ascii="Times New Roman" w:hAnsi="Times New Roman" w:cs="Times New Roman"/>
          <w:sz w:val="24"/>
          <w:szCs w:val="24"/>
        </w:rPr>
        <w:t xml:space="preserve">Piwek et al. (2013) willen zo dicht mogelijk blijven bij de oorspronkelijke hypothese van Mori (1970), maar in de oorspronkelijke studie werd niet de beoordeling van aanvaarding op de y-as geplaatst, maar de affiniteit die de mens ervaart ten aanzien van de stimuli (McDorman, 2012). Er kan geïmpliceerd worden dat aanvaarding een secundair effect is op het primaire effect van de ervaren affiniteit. </w:t>
      </w:r>
    </w:p>
    <w:p w14:paraId="66381FFE" w14:textId="77777777" w:rsidR="009F78E4" w:rsidRPr="004C527B" w:rsidRDefault="009F78E4" w:rsidP="004C527B">
      <w:pPr>
        <w:spacing w:after="0" w:line="360" w:lineRule="auto"/>
        <w:ind w:firstLine="708"/>
        <w:jc w:val="both"/>
        <w:rPr>
          <w:rFonts w:ascii="Times New Roman" w:hAnsi="Times New Roman" w:cs="Times New Roman"/>
          <w:sz w:val="24"/>
          <w:szCs w:val="24"/>
        </w:rPr>
      </w:pPr>
    </w:p>
    <w:p w14:paraId="5B5EE05C" w14:textId="7AEA5693" w:rsidR="00B529FA" w:rsidRPr="001963F0" w:rsidRDefault="0029583E" w:rsidP="00126759">
      <w:pPr>
        <w:spacing w:line="360" w:lineRule="auto"/>
        <w:jc w:val="both"/>
        <w:rPr>
          <w:rFonts w:ascii="Times New Roman" w:hAnsi="Times New Roman" w:cs="Times New Roman"/>
          <w:sz w:val="24"/>
          <w:szCs w:val="24"/>
        </w:rPr>
      </w:pPr>
      <w:r w:rsidRPr="001963F0">
        <w:rPr>
          <w:rFonts w:ascii="Times New Roman" w:hAnsi="Times New Roman" w:cs="Times New Roman"/>
          <w:sz w:val="24"/>
          <w:szCs w:val="24"/>
        </w:rPr>
        <w:t>Concluderend kunnen we volgende hypothesen voorop stellen:</w:t>
      </w:r>
    </w:p>
    <w:p w14:paraId="0B085232" w14:textId="576E2FCA" w:rsidR="0029583E" w:rsidRDefault="00FC0985" w:rsidP="006148A7">
      <w:pPr>
        <w:spacing w:line="360" w:lineRule="auto"/>
        <w:ind w:left="708"/>
        <w:jc w:val="both"/>
        <w:rPr>
          <w:rFonts w:ascii="Times New Roman" w:hAnsi="Times New Roman" w:cs="Times New Roman"/>
          <w:sz w:val="24"/>
          <w:szCs w:val="24"/>
        </w:rPr>
      </w:pPr>
      <w:r w:rsidRPr="00FC0985">
        <w:rPr>
          <w:rFonts w:ascii="Times New Roman" w:hAnsi="Times New Roman" w:cs="Times New Roman"/>
          <w:sz w:val="24"/>
          <w:szCs w:val="24"/>
        </w:rPr>
        <w:t>H1</w:t>
      </w:r>
      <w:r>
        <w:rPr>
          <w:rFonts w:ascii="Times New Roman" w:hAnsi="Times New Roman" w:cs="Times New Roman"/>
          <w:sz w:val="24"/>
          <w:szCs w:val="24"/>
        </w:rPr>
        <w:t>: De beoordeling van human likeness (hoe gelijkend een karakter aan de mens is) zal verschillen in functie van Character Type.</w:t>
      </w:r>
    </w:p>
    <w:p w14:paraId="392C3765" w14:textId="18C1F0EC" w:rsidR="00FC0985" w:rsidRDefault="00FC0985" w:rsidP="006148A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H1a. </w:t>
      </w:r>
      <w:r w:rsidR="000D5336">
        <w:rPr>
          <w:rFonts w:ascii="Times New Roman" w:hAnsi="Times New Roman" w:cs="Times New Roman"/>
          <w:sz w:val="24"/>
          <w:szCs w:val="24"/>
        </w:rPr>
        <w:t xml:space="preserve">Follow-up vergelijkende testen zullen onderzoeken of er </w:t>
      </w:r>
      <w:r w:rsidR="00307FCE">
        <w:rPr>
          <w:rFonts w:ascii="Times New Roman" w:hAnsi="Times New Roman" w:cs="Times New Roman"/>
          <w:sz w:val="24"/>
          <w:szCs w:val="24"/>
        </w:rPr>
        <w:t>replicerende onderzoeksresultaten</w:t>
      </w:r>
      <w:r w:rsidR="000D5336">
        <w:rPr>
          <w:rFonts w:ascii="Times New Roman" w:hAnsi="Times New Roman" w:cs="Times New Roman"/>
          <w:sz w:val="24"/>
          <w:szCs w:val="24"/>
        </w:rPr>
        <w:t xml:space="preserve"> plaatsvind</w:t>
      </w:r>
      <w:r w:rsidR="00307FCE">
        <w:rPr>
          <w:rFonts w:ascii="Times New Roman" w:hAnsi="Times New Roman" w:cs="Times New Roman"/>
          <w:sz w:val="24"/>
          <w:szCs w:val="24"/>
        </w:rPr>
        <w:t>en</w:t>
      </w:r>
      <w:r w:rsidR="000D5336">
        <w:rPr>
          <w:rFonts w:ascii="Times New Roman" w:hAnsi="Times New Roman" w:cs="Times New Roman"/>
          <w:sz w:val="24"/>
          <w:szCs w:val="24"/>
        </w:rPr>
        <w:t xml:space="preserve"> omtrent de onderzoekresultaten van Piwek et </w:t>
      </w:r>
      <w:r w:rsidR="000D5336">
        <w:rPr>
          <w:rFonts w:ascii="Times New Roman" w:hAnsi="Times New Roman" w:cs="Times New Roman"/>
          <w:sz w:val="24"/>
          <w:szCs w:val="24"/>
        </w:rPr>
        <w:lastRenderedPageBreak/>
        <w:t>al. (2014). Meer specifiek zal nagegaan worden of de battle en toy robotten een lagere beoordeling verkrijgen</w:t>
      </w:r>
      <w:r w:rsidR="003D46B0">
        <w:rPr>
          <w:rFonts w:ascii="Times New Roman" w:hAnsi="Times New Roman" w:cs="Times New Roman"/>
          <w:sz w:val="24"/>
          <w:szCs w:val="24"/>
        </w:rPr>
        <w:t xml:space="preserve"> (</w:t>
      </w:r>
      <w:r w:rsidR="00995B5A">
        <w:rPr>
          <w:rFonts w:ascii="Times New Roman" w:hAnsi="Times New Roman" w:cs="Times New Roman"/>
          <w:sz w:val="24"/>
          <w:szCs w:val="24"/>
        </w:rPr>
        <w:t>welke</w:t>
      </w:r>
      <w:r w:rsidR="003D46B0">
        <w:rPr>
          <w:rFonts w:ascii="Times New Roman" w:hAnsi="Times New Roman" w:cs="Times New Roman"/>
          <w:sz w:val="24"/>
          <w:szCs w:val="24"/>
        </w:rPr>
        <w:t xml:space="preserve"> niet significant van elkaar verschillen)</w:t>
      </w:r>
      <w:r w:rsidR="000D5336">
        <w:rPr>
          <w:rFonts w:ascii="Times New Roman" w:hAnsi="Times New Roman" w:cs="Times New Roman"/>
          <w:sz w:val="24"/>
          <w:szCs w:val="24"/>
        </w:rPr>
        <w:t xml:space="preserve"> dan de mannequin; dat de mannequin een lagere score krijgt in mensgelijkenis dan het skelet of de zombie</w:t>
      </w:r>
      <w:r w:rsidR="003D46B0">
        <w:rPr>
          <w:rFonts w:ascii="Times New Roman" w:hAnsi="Times New Roman" w:cs="Times New Roman"/>
          <w:sz w:val="24"/>
          <w:szCs w:val="24"/>
        </w:rPr>
        <w:t xml:space="preserve"> (welke tevens niet significant van elkaar verschillen)</w:t>
      </w:r>
      <w:r w:rsidR="000D5336">
        <w:rPr>
          <w:rFonts w:ascii="Times New Roman" w:hAnsi="Times New Roman" w:cs="Times New Roman"/>
          <w:sz w:val="24"/>
          <w:szCs w:val="24"/>
        </w:rPr>
        <w:t xml:space="preserve"> en dat het skelet en de zombie een lagere beoordeling zullen ontvangen dan de twee menselijke</w:t>
      </w:r>
      <w:r w:rsidR="000D5336" w:rsidRPr="000D5336">
        <w:rPr>
          <w:rFonts w:ascii="Times New Roman" w:hAnsi="Times New Roman" w:cs="Times New Roman"/>
          <w:sz w:val="24"/>
          <w:szCs w:val="24"/>
        </w:rPr>
        <w:t xml:space="preserve"> </w:t>
      </w:r>
      <w:r w:rsidR="000D5336">
        <w:rPr>
          <w:rFonts w:ascii="Times New Roman" w:hAnsi="Times New Roman" w:cs="Times New Roman"/>
          <w:sz w:val="24"/>
          <w:szCs w:val="24"/>
        </w:rPr>
        <w:t>karakters, namelijk de lage en hoge kwaliteitsman.</w:t>
      </w:r>
    </w:p>
    <w:p w14:paraId="3276888B" w14:textId="5CA3ADBE" w:rsidR="00FC0985" w:rsidRDefault="00FC0985" w:rsidP="006148A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H2: De beoordeling van acceptability zal variëren in functie van Character Type</w:t>
      </w:r>
    </w:p>
    <w:p w14:paraId="0E4D4CC2" w14:textId="20B93C77" w:rsidR="00FC0985" w:rsidRDefault="00FC0985" w:rsidP="006148A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H2a.</w:t>
      </w:r>
      <w:r w:rsidR="00770BCD">
        <w:rPr>
          <w:rFonts w:ascii="Times New Roman" w:hAnsi="Times New Roman" w:cs="Times New Roman"/>
          <w:sz w:val="24"/>
          <w:szCs w:val="24"/>
        </w:rPr>
        <w:t xml:space="preserve"> Follow-up vergelijkende testen zullen onderzoeken of de bevindingen van Piwek et al.</w:t>
      </w:r>
      <w:r w:rsidR="000F52FE">
        <w:rPr>
          <w:rFonts w:ascii="Times New Roman" w:hAnsi="Times New Roman" w:cs="Times New Roman"/>
          <w:sz w:val="24"/>
          <w:szCs w:val="24"/>
        </w:rPr>
        <w:t>, zoals de karakters die erg mensgelijkend, maar op zichzelf geen mens zijn (bijvoorbeeld het karakter van de zombie en het skelet) het minst geaccepteerd zullen worden, in tegenstelling tot karakters die het meest</w:t>
      </w:r>
      <w:r w:rsidR="00DF119D">
        <w:rPr>
          <w:rFonts w:ascii="Times New Roman" w:hAnsi="Times New Roman" w:cs="Times New Roman"/>
          <w:sz w:val="24"/>
          <w:szCs w:val="24"/>
        </w:rPr>
        <w:t xml:space="preserve"> (het karakter van de lage kwaliteitsman en de hoge kwaliteitsman)</w:t>
      </w:r>
      <w:r w:rsidR="000F52FE">
        <w:rPr>
          <w:rFonts w:ascii="Times New Roman" w:hAnsi="Times New Roman" w:cs="Times New Roman"/>
          <w:sz w:val="24"/>
          <w:szCs w:val="24"/>
        </w:rPr>
        <w:t xml:space="preserve"> en het minst</w:t>
      </w:r>
      <w:r w:rsidR="00DF119D">
        <w:rPr>
          <w:rFonts w:ascii="Times New Roman" w:hAnsi="Times New Roman" w:cs="Times New Roman"/>
          <w:sz w:val="24"/>
          <w:szCs w:val="24"/>
        </w:rPr>
        <w:t xml:space="preserve"> (de battle en toy robot)</w:t>
      </w:r>
      <w:r w:rsidR="000F52FE">
        <w:rPr>
          <w:rFonts w:ascii="Times New Roman" w:hAnsi="Times New Roman" w:cs="Times New Roman"/>
          <w:sz w:val="24"/>
          <w:szCs w:val="24"/>
        </w:rPr>
        <w:t xml:space="preserve"> op de mens gelijken relatief meer acceptabel bevonden zullen worden. </w:t>
      </w:r>
    </w:p>
    <w:p w14:paraId="77029C4A" w14:textId="426787A1" w:rsidR="00FC0985" w:rsidRDefault="00FC0985" w:rsidP="006148A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H3: De beoordeling van acceptability zal variëren in functie van Motion type.</w:t>
      </w:r>
    </w:p>
    <w:p w14:paraId="18CB1644" w14:textId="1BCAEB87" w:rsidR="0065323B" w:rsidRDefault="0065323B" w:rsidP="006148A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H3a. Follow-up vergelijkende testen zullen onderzoeken of de bevindingen van Piwek et al. (2014) gerepliceerd worden, zodat het uncanny valley effect (zie H2) groter zal zijn voor statische karakters dan voor bewegende karakters. Het intensiveren van verstoorde beweging is voorspeld een lagere score te verkrijgen met betrekking tot beoordeling van acceptability relatief ten opzichte van de beoordeling van acceptability in de natuurlijk bewegende conditie.. Dit geldt voor elk karakter</w:t>
      </w:r>
    </w:p>
    <w:p w14:paraId="5125DDED" w14:textId="52BA6AF7" w:rsidR="00FC0985" w:rsidRDefault="00FC0985" w:rsidP="006148A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H4: In de beoordeling van acceptability zal een interactie-effect plaatsvinden tussen Character Type en Motion Type.</w:t>
      </w:r>
    </w:p>
    <w:p w14:paraId="54A6662A" w14:textId="5E8E17D9" w:rsidR="0065323B" w:rsidRPr="00FC0985" w:rsidRDefault="0065323B" w:rsidP="006148A7">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b/>
        <w:t xml:space="preserve">H4a. Follow-up vergelijkende testen zullen onderzoeken of de bevindingen van Piwek et al. gerepliceerd worden. </w:t>
      </w:r>
      <w:r w:rsidR="00815D4F">
        <w:rPr>
          <w:rFonts w:ascii="Times New Roman" w:hAnsi="Times New Roman" w:cs="Times New Roman"/>
          <w:sz w:val="24"/>
          <w:szCs w:val="24"/>
        </w:rPr>
        <w:t xml:space="preserve">Meer specifiek zal onderzocht worden of het verlagen van de kwaliteit van beweging een negatie effect heeft op alle karakters, waarbij de verandering in beoordeling van acceptability van statische tot natuurlijk bewegende karakters verandert in functie van Character </w:t>
      </w:r>
      <w:r w:rsidR="00815D4F">
        <w:rPr>
          <w:rFonts w:ascii="Times New Roman" w:hAnsi="Times New Roman" w:cs="Times New Roman"/>
          <w:sz w:val="24"/>
          <w:szCs w:val="24"/>
        </w:rPr>
        <w:lastRenderedPageBreak/>
        <w:t xml:space="preserve">Type. Natuurlijk bewegende zombies worden voorspeld significant meer aanvaard te worden dan het statisch zombie karakter. </w:t>
      </w:r>
    </w:p>
    <w:p w14:paraId="4075C0F0" w14:textId="0C35C450" w:rsidR="00B529FA" w:rsidRDefault="00F17555" w:rsidP="00070BEB">
      <w:pPr>
        <w:jc w:val="center"/>
        <w:rPr>
          <w:rFonts w:ascii="Times New Roman" w:hAnsi="Times New Roman" w:cs="Times New Roman"/>
          <w:i/>
          <w:iCs/>
          <w:sz w:val="24"/>
          <w:szCs w:val="24"/>
        </w:rPr>
      </w:pPr>
      <w:r>
        <w:rPr>
          <w:noProof/>
          <w:lang w:val="en-US"/>
        </w:rPr>
        <w:drawing>
          <wp:anchor distT="0" distB="0" distL="114300" distR="114300" simplePos="0" relativeHeight="251648000" behindDoc="0" locked="0" layoutInCell="1" allowOverlap="1" wp14:anchorId="66825652" wp14:editId="7C886089">
            <wp:simplePos x="0" y="0"/>
            <wp:positionH relativeFrom="margin">
              <wp:align>center</wp:align>
            </wp:positionH>
            <wp:positionV relativeFrom="paragraph">
              <wp:posOffset>9525</wp:posOffset>
            </wp:positionV>
            <wp:extent cx="4422140" cy="3692525"/>
            <wp:effectExtent l="0" t="0" r="0" b="3175"/>
            <wp:wrapThrough wrapText="bothSides">
              <wp:wrapPolygon edited="0">
                <wp:start x="0" y="0"/>
                <wp:lineTo x="0" y="21507"/>
                <wp:lineTo x="21495" y="21507"/>
                <wp:lineTo x="21495"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01" t="16807" r="48777" b="41304"/>
                    <a:stretch/>
                  </pic:blipFill>
                  <pic:spPr bwMode="auto">
                    <a:xfrm>
                      <a:off x="0" y="0"/>
                      <a:ext cx="4422140" cy="369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2F8F5" w14:textId="53C77F52" w:rsidR="006148A7" w:rsidRDefault="006148A7" w:rsidP="00070BEB">
      <w:pPr>
        <w:jc w:val="center"/>
        <w:rPr>
          <w:rFonts w:ascii="Times New Roman" w:hAnsi="Times New Roman" w:cs="Times New Roman"/>
          <w:i/>
          <w:iCs/>
          <w:sz w:val="24"/>
          <w:szCs w:val="24"/>
        </w:rPr>
      </w:pPr>
    </w:p>
    <w:p w14:paraId="04E9D7E5" w14:textId="3F8E9EFF" w:rsidR="00B529FA" w:rsidRDefault="00B529FA" w:rsidP="00070BEB">
      <w:pPr>
        <w:jc w:val="center"/>
        <w:rPr>
          <w:rFonts w:ascii="Times New Roman" w:hAnsi="Times New Roman" w:cs="Times New Roman"/>
          <w:i/>
          <w:iCs/>
          <w:sz w:val="24"/>
          <w:szCs w:val="24"/>
        </w:rPr>
      </w:pPr>
    </w:p>
    <w:p w14:paraId="5B4D5D97" w14:textId="2E345BAC" w:rsidR="004E2296" w:rsidRDefault="006148A7" w:rsidP="00070BEB">
      <w:pPr>
        <w:jc w:val="center"/>
        <w:rPr>
          <w:rFonts w:ascii="Times New Roman" w:hAnsi="Times New Roman" w:cs="Times New Roman"/>
          <w:i/>
          <w:iCs/>
          <w:sz w:val="24"/>
          <w:szCs w:val="24"/>
        </w:rPr>
      </w:pPr>
      <w:moveFromRangeStart w:id="58" w:author="Sean" w:date="2021-05-17T16:25:00Z" w:name="move72161166"/>
      <w:moveFrom w:id="59" w:author="Sean" w:date="2021-05-17T16:25:00Z">
        <w:r w:rsidDel="00F17555">
          <w:rPr>
            <w:noProof/>
            <w:lang w:val="en-US"/>
          </w:rPr>
          <mc:AlternateContent>
            <mc:Choice Requires="wps">
              <w:drawing>
                <wp:inline distT="0" distB="0" distL="0" distR="0" wp14:anchorId="7C3F155B" wp14:editId="3BFE80D1">
                  <wp:extent cx="1958400" cy="1195200"/>
                  <wp:effectExtent l="0" t="0" r="0" b="5080"/>
                  <wp:docPr id="8" name="Tekstvak 8"/>
                  <wp:cNvGraphicFramePr/>
                  <a:graphic xmlns:a="http://schemas.openxmlformats.org/drawingml/2006/main">
                    <a:graphicData uri="http://schemas.microsoft.com/office/word/2010/wordprocessingShape">
                      <wps:wsp>
                        <wps:cNvSpPr txBox="1"/>
                        <wps:spPr>
                          <a:xfrm>
                            <a:off x="0" y="0"/>
                            <a:ext cx="1958400" cy="1195200"/>
                          </a:xfrm>
                          <a:prstGeom prst="rect">
                            <a:avLst/>
                          </a:prstGeom>
                          <a:noFill/>
                          <a:ln w="6350">
                            <a:noFill/>
                          </a:ln>
                        </wps:spPr>
                        <wps:txbx>
                          <w:txbxContent>
                            <w:p w14:paraId="392CCEF0" w14:textId="3A9FA04C" w:rsidR="00BF4584" w:rsidRPr="001B3B55" w:rsidRDefault="00BF4584" w:rsidP="006148A7">
                              <w:pPr>
                                <w:ind w:firstLine="708"/>
                                <w:jc w:val="both"/>
                                <w:rPr>
                                  <w:rFonts w:ascii="Times New Roman" w:hAnsi="Times New Roman" w:cs="Times New Roman"/>
                                  <w:i/>
                                  <w:iCs/>
                                  <w:sz w:val="24"/>
                                  <w:szCs w:val="24"/>
                                </w:rPr>
                              </w:pPr>
                              <w:r>
                                <w:rPr>
                                  <w:rFonts w:ascii="Times New Roman" w:hAnsi="Times New Roman" w:cs="Times New Roman"/>
                                  <w:i/>
                                  <w:iCs/>
                                  <w:sz w:val="24"/>
                                  <w:szCs w:val="24"/>
                                </w:rPr>
                                <w:t>Figuur 4: vooropgestelde hypothese die onderzocht werd door Piwek et al.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3F155B" id="Tekstvak 8" o:spid="_x0000_s1029" type="#_x0000_t202" style="width:154.2pt;height:9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" filled="f" stroked="f" strokeweight=".5pt">
                  <v:textbox>
                    <w:txbxContent>
                      <w:p w14:paraId="392CCEF0" w14:textId="3A9FA04C" w:rsidR="00BF4584" w:rsidRPr="001B3B55" w:rsidRDefault="00BF4584" w:rsidP="006148A7">
                        <w:pPr>
                          <w:ind w:firstLine="708"/>
                          <w:jc w:val="both"/>
                          <w:rPr>
                            <w:rFonts w:ascii="Times New Roman" w:hAnsi="Times New Roman" w:cs="Times New Roman"/>
                            <w:i/>
                            <w:iCs/>
                            <w:sz w:val="24"/>
                            <w:szCs w:val="24"/>
                          </w:rPr>
                        </w:pPr>
                        <w:r>
                          <w:rPr>
                            <w:rFonts w:ascii="Times New Roman" w:hAnsi="Times New Roman" w:cs="Times New Roman"/>
                            <w:i/>
                            <w:iCs/>
                            <w:sz w:val="24"/>
                            <w:szCs w:val="24"/>
                          </w:rPr>
                          <w:t>Figuur 4: vooropgestelde hypothese die onderzocht werd door Piwek et al. (2013).</w:t>
                        </w:r>
                      </w:p>
                    </w:txbxContent>
                  </v:textbox>
                  <w10:anchorlock/>
                </v:shape>
              </w:pict>
            </mc:Fallback>
          </mc:AlternateContent>
        </w:r>
      </w:moveFrom>
      <w:moveFromRangeEnd w:id="58"/>
    </w:p>
    <w:p w14:paraId="6EDDCF2F" w14:textId="06B9036C" w:rsidR="004E2296" w:rsidRDefault="004E2296" w:rsidP="00070BEB">
      <w:pPr>
        <w:jc w:val="center"/>
        <w:rPr>
          <w:rFonts w:ascii="Times New Roman" w:hAnsi="Times New Roman" w:cs="Times New Roman"/>
          <w:i/>
          <w:iCs/>
          <w:sz w:val="24"/>
          <w:szCs w:val="24"/>
        </w:rPr>
      </w:pPr>
    </w:p>
    <w:p w14:paraId="25F409E5" w14:textId="0D8E0495" w:rsidR="004E2296" w:rsidRDefault="004E2296" w:rsidP="00070BEB">
      <w:pPr>
        <w:jc w:val="center"/>
        <w:rPr>
          <w:rFonts w:ascii="Times New Roman" w:hAnsi="Times New Roman" w:cs="Times New Roman"/>
          <w:i/>
          <w:iCs/>
          <w:sz w:val="24"/>
          <w:szCs w:val="24"/>
        </w:rPr>
      </w:pPr>
    </w:p>
    <w:p w14:paraId="27407232" w14:textId="59007F02" w:rsidR="004E2296" w:rsidRDefault="004E2296" w:rsidP="00070BEB">
      <w:pPr>
        <w:jc w:val="center"/>
        <w:rPr>
          <w:rFonts w:ascii="Times New Roman" w:hAnsi="Times New Roman" w:cs="Times New Roman"/>
          <w:i/>
          <w:iCs/>
          <w:sz w:val="24"/>
          <w:szCs w:val="24"/>
        </w:rPr>
      </w:pPr>
    </w:p>
    <w:p w14:paraId="58BE92B5" w14:textId="4F73C214" w:rsidR="004E2296" w:rsidRDefault="004E2296" w:rsidP="00070BEB">
      <w:pPr>
        <w:jc w:val="center"/>
        <w:rPr>
          <w:rFonts w:ascii="Times New Roman" w:hAnsi="Times New Roman" w:cs="Times New Roman"/>
          <w:i/>
          <w:iCs/>
          <w:sz w:val="24"/>
          <w:szCs w:val="24"/>
        </w:rPr>
      </w:pPr>
    </w:p>
    <w:p w14:paraId="3474369E" w14:textId="64BEEDF6" w:rsidR="004E2296" w:rsidRDefault="004E2296" w:rsidP="00070BEB">
      <w:pPr>
        <w:jc w:val="center"/>
        <w:rPr>
          <w:rFonts w:ascii="Times New Roman" w:hAnsi="Times New Roman" w:cs="Times New Roman"/>
          <w:i/>
          <w:iCs/>
          <w:sz w:val="24"/>
          <w:szCs w:val="24"/>
        </w:rPr>
      </w:pPr>
    </w:p>
    <w:p w14:paraId="260EC307" w14:textId="010CAE6F" w:rsidR="004E2296" w:rsidRDefault="004E2296" w:rsidP="00070BEB">
      <w:pPr>
        <w:jc w:val="center"/>
        <w:rPr>
          <w:rFonts w:ascii="Times New Roman" w:hAnsi="Times New Roman" w:cs="Times New Roman"/>
          <w:i/>
          <w:iCs/>
          <w:sz w:val="24"/>
          <w:szCs w:val="24"/>
        </w:rPr>
      </w:pPr>
    </w:p>
    <w:p w14:paraId="40705197" w14:textId="22791682" w:rsidR="004E2296" w:rsidRDefault="004E2296" w:rsidP="00070BEB">
      <w:pPr>
        <w:jc w:val="center"/>
        <w:rPr>
          <w:rFonts w:ascii="Times New Roman" w:hAnsi="Times New Roman" w:cs="Times New Roman"/>
          <w:i/>
          <w:iCs/>
          <w:sz w:val="24"/>
          <w:szCs w:val="24"/>
        </w:rPr>
      </w:pPr>
    </w:p>
    <w:p w14:paraId="2C1840E0" w14:textId="2D1FEAA0" w:rsidR="004E2296" w:rsidRDefault="004E2296" w:rsidP="00CB5B1B">
      <w:pPr>
        <w:rPr>
          <w:rFonts w:ascii="Times New Roman" w:hAnsi="Times New Roman" w:cs="Times New Roman"/>
          <w:i/>
          <w:iCs/>
          <w:sz w:val="24"/>
          <w:szCs w:val="24"/>
        </w:rPr>
      </w:pPr>
    </w:p>
    <w:p w14:paraId="0AF56C4B" w14:textId="77777777" w:rsidR="00F17555" w:rsidRDefault="00F17555">
      <w:pPr>
        <w:rPr>
          <w:ins w:id="60" w:author="Sean" w:date="2021-05-17T16:26:00Z"/>
          <w:rFonts w:ascii="Times New Roman" w:hAnsi="Times New Roman" w:cs="Times New Roman"/>
          <w:b/>
          <w:bCs/>
          <w:i/>
          <w:iCs/>
          <w:sz w:val="28"/>
          <w:szCs w:val="28"/>
        </w:rPr>
      </w:pPr>
      <w:moveToRangeStart w:id="61" w:author="Sean" w:date="2021-05-17T16:25:00Z" w:name="move72161166"/>
      <w:moveTo w:id="62" w:author="Sean" w:date="2021-05-17T16:25:00Z">
        <w:r>
          <w:rPr>
            <w:noProof/>
            <w:lang w:val="en-US"/>
          </w:rPr>
          <mc:AlternateContent>
            <mc:Choice Requires="wps">
              <w:drawing>
                <wp:inline distT="0" distB="0" distL="0" distR="0" wp14:anchorId="14B15A82" wp14:editId="2A0D30F6">
                  <wp:extent cx="5676900" cy="350520"/>
                  <wp:effectExtent l="0" t="0" r="0" b="0"/>
                  <wp:docPr id="13" name="Tekstvak 8"/>
                  <wp:cNvGraphicFramePr/>
                  <a:graphic xmlns:a="http://schemas.openxmlformats.org/drawingml/2006/main">
                    <a:graphicData uri="http://schemas.microsoft.com/office/word/2010/wordprocessingShape">
                      <wps:wsp>
                        <wps:cNvSpPr txBox="1"/>
                        <wps:spPr>
                          <a:xfrm>
                            <a:off x="0" y="0"/>
                            <a:ext cx="5676900" cy="350520"/>
                          </a:xfrm>
                          <a:prstGeom prst="rect">
                            <a:avLst/>
                          </a:prstGeom>
                          <a:noFill/>
                          <a:ln w="6350">
                            <a:noFill/>
                          </a:ln>
                        </wps:spPr>
                        <wps:txbx>
                          <w:txbxContent>
                            <w:p w14:paraId="63316AA5" w14:textId="77777777" w:rsidR="00F17555" w:rsidRPr="001B3B55" w:rsidRDefault="00F17555" w:rsidP="00F17555">
                              <w:pPr>
                                <w:jc w:val="both"/>
                                <w:rPr>
                                  <w:rFonts w:ascii="Times New Roman" w:hAnsi="Times New Roman" w:cs="Times New Roman"/>
                                  <w:i/>
                                  <w:iCs/>
                                  <w:sz w:val="24"/>
                                  <w:szCs w:val="24"/>
                                </w:rPr>
                                <w:pPrChange w:id="63" w:author="Sean" w:date="2021-05-17T16:25:00Z">
                                  <w:pPr>
                                    <w:ind w:firstLine="708"/>
                                    <w:jc w:val="both"/>
                                  </w:pPr>
                                </w:pPrChange>
                              </w:pPr>
                              <w:r>
                                <w:rPr>
                                  <w:rFonts w:ascii="Times New Roman" w:hAnsi="Times New Roman" w:cs="Times New Roman"/>
                                  <w:i/>
                                  <w:iCs/>
                                  <w:sz w:val="24"/>
                                  <w:szCs w:val="24"/>
                                </w:rPr>
                                <w:t>Figuur 4: vooropgestelde hypothese die onderzocht werd door Piwek et al.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B15A82" id="_x0000_s1030" type="#_x0000_t202" style="width:447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" filled="f" stroked="f" strokeweight=".5pt">
                  <v:textbox>
                    <w:txbxContent>
                      <w:p w14:paraId="63316AA5" w14:textId="77777777" w:rsidR="00F17555" w:rsidRPr="001B3B55" w:rsidRDefault="00F17555" w:rsidP="00F17555">
                        <w:pPr>
                          <w:jc w:val="both"/>
                          <w:rPr>
                            <w:rFonts w:ascii="Times New Roman" w:hAnsi="Times New Roman" w:cs="Times New Roman"/>
                            <w:i/>
                            <w:iCs/>
                            <w:sz w:val="24"/>
                            <w:szCs w:val="24"/>
                          </w:rPr>
                          <w:pPrChange w:id="64" w:author="Sean" w:date="2021-05-17T16:25:00Z">
                            <w:pPr>
                              <w:ind w:firstLine="708"/>
                              <w:jc w:val="both"/>
                            </w:pPr>
                          </w:pPrChange>
                        </w:pPr>
                        <w:r>
                          <w:rPr>
                            <w:rFonts w:ascii="Times New Roman" w:hAnsi="Times New Roman" w:cs="Times New Roman"/>
                            <w:i/>
                            <w:iCs/>
                            <w:sz w:val="24"/>
                            <w:szCs w:val="24"/>
                          </w:rPr>
                          <w:t>Figuur 4: vooropgestelde hypothese die onderzocht werd door Piwek et al. (2013).</w:t>
                        </w:r>
                      </w:p>
                    </w:txbxContent>
                  </v:textbox>
                  <w10:anchorlock/>
                </v:shape>
              </w:pict>
            </mc:Fallback>
          </mc:AlternateContent>
        </w:r>
      </w:moveTo>
      <w:moveToRangeEnd w:id="61"/>
    </w:p>
    <w:p w14:paraId="140E2E41" w14:textId="38AE10D6" w:rsidR="00282879" w:rsidDel="00F17555" w:rsidRDefault="00282879">
      <w:pPr>
        <w:rPr>
          <w:del w:id="65" w:author="Sean" w:date="2021-05-17T16:26:00Z"/>
          <w:rFonts w:ascii="Times New Roman" w:hAnsi="Times New Roman" w:cs="Times New Roman"/>
          <w:b/>
          <w:bCs/>
          <w:i/>
          <w:iCs/>
          <w:sz w:val="28"/>
          <w:szCs w:val="28"/>
        </w:rPr>
      </w:pPr>
      <w:del w:id="66" w:author="Sean" w:date="2021-05-17T16:26:00Z">
        <w:r w:rsidDel="00F17555">
          <w:rPr>
            <w:rFonts w:ascii="Times New Roman" w:hAnsi="Times New Roman" w:cs="Times New Roman"/>
            <w:b/>
            <w:bCs/>
            <w:i/>
            <w:iCs/>
            <w:sz w:val="28"/>
            <w:szCs w:val="28"/>
          </w:rPr>
          <w:br w:type="page"/>
        </w:r>
      </w:del>
    </w:p>
    <w:p w14:paraId="5521F99E" w14:textId="6338C5EE" w:rsidR="00262896" w:rsidRPr="00027900" w:rsidRDefault="00262896" w:rsidP="00F17555">
      <w:pPr>
        <w:jc w:val="center"/>
        <w:rPr>
          <w:rFonts w:ascii="Times New Roman" w:hAnsi="Times New Roman" w:cs="Times New Roman"/>
          <w:b/>
          <w:bCs/>
          <w:i/>
          <w:iCs/>
          <w:sz w:val="28"/>
          <w:szCs w:val="28"/>
        </w:rPr>
        <w:pPrChange w:id="67" w:author="Sean" w:date="2021-05-17T16:26:00Z">
          <w:pPr>
            <w:jc w:val="center"/>
          </w:pPr>
        </w:pPrChange>
      </w:pPr>
      <w:r w:rsidRPr="00027900">
        <w:rPr>
          <w:rFonts w:ascii="Times New Roman" w:hAnsi="Times New Roman" w:cs="Times New Roman"/>
          <w:b/>
          <w:bCs/>
          <w:i/>
          <w:iCs/>
          <w:sz w:val="28"/>
          <w:szCs w:val="28"/>
        </w:rPr>
        <w:t>Methode</w:t>
      </w:r>
    </w:p>
    <w:p w14:paraId="727085E0" w14:textId="63F3B12B" w:rsidR="00630685" w:rsidRPr="00DB1C79" w:rsidRDefault="00630685" w:rsidP="00070BEB">
      <w:pPr>
        <w:jc w:val="both"/>
        <w:rPr>
          <w:rFonts w:ascii="Times New Roman" w:hAnsi="Times New Roman" w:cs="Times New Roman"/>
          <w:b/>
          <w:bCs/>
          <w:i/>
          <w:iCs/>
          <w:sz w:val="28"/>
          <w:szCs w:val="28"/>
        </w:rPr>
      </w:pPr>
      <w:r w:rsidRPr="00DB1C79">
        <w:rPr>
          <w:rFonts w:ascii="Times New Roman" w:hAnsi="Times New Roman" w:cs="Times New Roman"/>
          <w:b/>
          <w:bCs/>
          <w:i/>
          <w:iCs/>
          <w:sz w:val="28"/>
          <w:szCs w:val="28"/>
        </w:rPr>
        <w:t>Stimuli</w:t>
      </w:r>
    </w:p>
    <w:p w14:paraId="4DE4F278" w14:textId="39B275CB" w:rsidR="007F62AF" w:rsidRDefault="00D25761" w:rsidP="007F62AF">
      <w:pPr>
        <w:spacing w:line="360" w:lineRule="auto"/>
        <w:jc w:val="both"/>
        <w:rPr>
          <w:moveTo w:id="68" w:author="Sean" w:date="2021-05-17T17:20:00Z"/>
          <w:rFonts w:ascii="Times New Roman" w:hAnsi="Times New Roman" w:cs="Times New Roman"/>
          <w:sz w:val="24"/>
          <w:szCs w:val="24"/>
        </w:rPr>
      </w:pPr>
      <w:r>
        <w:rPr>
          <w:rFonts w:ascii="Times New Roman" w:hAnsi="Times New Roman" w:cs="Times New Roman"/>
          <w:sz w:val="24"/>
          <w:szCs w:val="24"/>
        </w:rPr>
        <w:t>Voor de confirmatorische analyse in deze Masterproef wordt gebruik gemaakt van dezelfde 3D stimuli</w:t>
      </w:r>
      <w:r w:rsidR="008D1B32">
        <w:rPr>
          <w:rFonts w:ascii="Times New Roman" w:hAnsi="Times New Roman" w:cs="Times New Roman"/>
          <w:sz w:val="24"/>
          <w:szCs w:val="24"/>
        </w:rPr>
        <w:t xml:space="preserve"> </w:t>
      </w:r>
      <w:r>
        <w:rPr>
          <w:rFonts w:ascii="Times New Roman" w:hAnsi="Times New Roman" w:cs="Times New Roman"/>
          <w:sz w:val="24"/>
          <w:szCs w:val="24"/>
        </w:rPr>
        <w:t xml:space="preserve">als in de originele studie van Piwek et al. (2013). Aanstaande karakteristieken zullen in de studie worden opgenomen: </w:t>
      </w:r>
      <w:r w:rsidRPr="004C13B1">
        <w:rPr>
          <w:rFonts w:ascii="Times New Roman" w:hAnsi="Times New Roman" w:cs="Times New Roman"/>
          <w:sz w:val="24"/>
          <w:szCs w:val="24"/>
        </w:rPr>
        <w:t>een gevechtsrobot</w:t>
      </w:r>
      <w:r w:rsidR="007341F2">
        <w:rPr>
          <w:rFonts w:ascii="Times New Roman" w:hAnsi="Times New Roman" w:cs="Times New Roman"/>
          <w:sz w:val="24"/>
          <w:szCs w:val="24"/>
        </w:rPr>
        <w:t xml:space="preserve"> (“Battle Robot”)</w:t>
      </w:r>
      <w:r w:rsidRPr="004C13B1">
        <w:rPr>
          <w:rFonts w:ascii="Times New Roman" w:hAnsi="Times New Roman" w:cs="Times New Roman"/>
          <w:sz w:val="24"/>
          <w:szCs w:val="24"/>
        </w:rPr>
        <w:t>, een speelgoedrobot</w:t>
      </w:r>
      <w:r w:rsidR="007341F2">
        <w:rPr>
          <w:rFonts w:ascii="Times New Roman" w:hAnsi="Times New Roman" w:cs="Times New Roman"/>
          <w:sz w:val="24"/>
          <w:szCs w:val="24"/>
        </w:rPr>
        <w:t xml:space="preserve"> (“Toy Robot”)</w:t>
      </w:r>
      <w:r w:rsidRPr="004C13B1">
        <w:rPr>
          <w:rFonts w:ascii="Times New Roman" w:hAnsi="Times New Roman" w:cs="Times New Roman"/>
          <w:sz w:val="24"/>
          <w:szCs w:val="24"/>
        </w:rPr>
        <w:t>, een mannequin</w:t>
      </w:r>
      <w:r w:rsidR="007341F2">
        <w:rPr>
          <w:rFonts w:ascii="Times New Roman" w:hAnsi="Times New Roman" w:cs="Times New Roman"/>
          <w:sz w:val="24"/>
          <w:szCs w:val="24"/>
        </w:rPr>
        <w:t xml:space="preserve"> (“Mannequin”)</w:t>
      </w:r>
      <w:r w:rsidRPr="004C13B1">
        <w:rPr>
          <w:rFonts w:ascii="Times New Roman" w:hAnsi="Times New Roman" w:cs="Times New Roman"/>
          <w:sz w:val="24"/>
          <w:szCs w:val="24"/>
        </w:rPr>
        <w:t>, een skelet</w:t>
      </w:r>
      <w:r w:rsidR="007341F2">
        <w:rPr>
          <w:rFonts w:ascii="Times New Roman" w:hAnsi="Times New Roman" w:cs="Times New Roman"/>
          <w:sz w:val="24"/>
          <w:szCs w:val="24"/>
        </w:rPr>
        <w:t xml:space="preserve"> (“Skeleton”)</w:t>
      </w:r>
      <w:r w:rsidRPr="004C13B1">
        <w:rPr>
          <w:rFonts w:ascii="Times New Roman" w:hAnsi="Times New Roman" w:cs="Times New Roman"/>
          <w:sz w:val="24"/>
          <w:szCs w:val="24"/>
        </w:rPr>
        <w:t>, een zombie</w:t>
      </w:r>
      <w:r w:rsidR="007341F2">
        <w:rPr>
          <w:rFonts w:ascii="Times New Roman" w:hAnsi="Times New Roman" w:cs="Times New Roman"/>
          <w:sz w:val="24"/>
          <w:szCs w:val="24"/>
        </w:rPr>
        <w:t xml:space="preserve"> (“Zombie”)</w:t>
      </w:r>
      <w:r w:rsidRPr="004C13B1">
        <w:rPr>
          <w:rFonts w:ascii="Times New Roman" w:hAnsi="Times New Roman" w:cs="Times New Roman"/>
          <w:sz w:val="24"/>
          <w:szCs w:val="24"/>
        </w:rPr>
        <w:t>, een mannelijk figuur van lage kwaliteit</w:t>
      </w:r>
      <w:r w:rsidR="007341F2">
        <w:rPr>
          <w:rFonts w:ascii="Times New Roman" w:hAnsi="Times New Roman" w:cs="Times New Roman"/>
          <w:sz w:val="24"/>
          <w:szCs w:val="24"/>
        </w:rPr>
        <w:t xml:space="preserve"> (“Low Quality Man”)</w:t>
      </w:r>
      <w:r w:rsidRPr="004C13B1">
        <w:rPr>
          <w:rFonts w:ascii="Times New Roman" w:hAnsi="Times New Roman" w:cs="Times New Roman"/>
          <w:sz w:val="24"/>
          <w:szCs w:val="24"/>
        </w:rPr>
        <w:t xml:space="preserve"> en een mannelijk figuur van hoge kwaliteit</w:t>
      </w:r>
      <w:r w:rsidR="007341F2">
        <w:rPr>
          <w:rFonts w:ascii="Times New Roman" w:hAnsi="Times New Roman" w:cs="Times New Roman"/>
          <w:sz w:val="24"/>
          <w:szCs w:val="24"/>
        </w:rPr>
        <w:t xml:space="preserve"> (“High Quality Man”)</w:t>
      </w:r>
      <w:r w:rsidR="008D1B32">
        <w:rPr>
          <w:rFonts w:ascii="Times New Roman" w:hAnsi="Times New Roman" w:cs="Times New Roman"/>
          <w:sz w:val="24"/>
          <w:szCs w:val="24"/>
        </w:rPr>
        <w:t xml:space="preserve">. </w:t>
      </w:r>
      <w:r w:rsidR="008D1B32" w:rsidRPr="004C13B1">
        <w:rPr>
          <w:rFonts w:ascii="Times New Roman" w:hAnsi="Times New Roman" w:cs="Times New Roman"/>
          <w:sz w:val="24"/>
          <w:szCs w:val="24"/>
        </w:rPr>
        <w:t xml:space="preserve">De stimuli </w:t>
      </w:r>
      <w:r w:rsidR="008D1B32">
        <w:rPr>
          <w:rFonts w:ascii="Times New Roman" w:hAnsi="Times New Roman" w:cs="Times New Roman"/>
          <w:sz w:val="24"/>
          <w:szCs w:val="24"/>
        </w:rPr>
        <w:t>zullen</w:t>
      </w:r>
      <w:r w:rsidR="008D1B32" w:rsidRPr="004C13B1">
        <w:rPr>
          <w:rFonts w:ascii="Times New Roman" w:hAnsi="Times New Roman" w:cs="Times New Roman"/>
          <w:sz w:val="24"/>
          <w:szCs w:val="24"/>
        </w:rPr>
        <w:t xml:space="preserve"> frontaal gepresenteerd</w:t>
      </w:r>
      <w:r w:rsidR="008D1B32">
        <w:rPr>
          <w:rFonts w:ascii="Times New Roman" w:hAnsi="Times New Roman" w:cs="Times New Roman"/>
          <w:sz w:val="24"/>
          <w:szCs w:val="24"/>
        </w:rPr>
        <w:t xml:space="preserve"> worden</w:t>
      </w:r>
      <w:r w:rsidR="008D1B32" w:rsidRPr="004C13B1">
        <w:rPr>
          <w:rFonts w:ascii="Times New Roman" w:hAnsi="Times New Roman" w:cs="Times New Roman"/>
          <w:sz w:val="24"/>
          <w:szCs w:val="24"/>
        </w:rPr>
        <w:t>, naar de observator toegedraaid.</w:t>
      </w:r>
      <w:r w:rsidR="0014464F">
        <w:rPr>
          <w:rFonts w:ascii="Times New Roman" w:hAnsi="Times New Roman" w:cs="Times New Roman"/>
          <w:sz w:val="24"/>
          <w:szCs w:val="24"/>
        </w:rPr>
        <w:t xml:space="preserve"> </w:t>
      </w:r>
      <w:r w:rsidR="002C2153">
        <w:rPr>
          <w:rFonts w:ascii="Times New Roman" w:hAnsi="Times New Roman" w:cs="Times New Roman"/>
          <w:sz w:val="24"/>
          <w:szCs w:val="24"/>
        </w:rPr>
        <w:t>Elke participant zal vanop de eigen computer het experiment voltooien.</w:t>
      </w:r>
      <w:r w:rsidR="008D1B32" w:rsidRPr="004C13B1">
        <w:rPr>
          <w:rFonts w:ascii="Times New Roman" w:hAnsi="Times New Roman" w:cs="Times New Roman"/>
          <w:sz w:val="24"/>
          <w:szCs w:val="24"/>
        </w:rPr>
        <w:t xml:space="preserve"> De </w:t>
      </w:r>
      <w:r w:rsidR="00202BAC">
        <w:rPr>
          <w:rFonts w:ascii="Times New Roman" w:hAnsi="Times New Roman" w:cs="Times New Roman"/>
          <w:sz w:val="24"/>
          <w:szCs w:val="24"/>
        </w:rPr>
        <w:t>beweging van de geanimeerde karakters</w:t>
      </w:r>
      <w:r w:rsidR="008D1B32" w:rsidRPr="004C13B1">
        <w:rPr>
          <w:rFonts w:ascii="Times New Roman" w:hAnsi="Times New Roman" w:cs="Times New Roman"/>
          <w:sz w:val="24"/>
          <w:szCs w:val="24"/>
        </w:rPr>
        <w:t xml:space="preserve"> </w:t>
      </w:r>
      <w:r w:rsidR="008D1B32">
        <w:rPr>
          <w:rFonts w:ascii="Times New Roman" w:hAnsi="Times New Roman" w:cs="Times New Roman"/>
          <w:sz w:val="24"/>
          <w:szCs w:val="24"/>
        </w:rPr>
        <w:t>bestaat</w:t>
      </w:r>
      <w:r w:rsidR="008D1B32" w:rsidRPr="004C13B1">
        <w:rPr>
          <w:rFonts w:ascii="Times New Roman" w:hAnsi="Times New Roman" w:cs="Times New Roman"/>
          <w:sz w:val="24"/>
          <w:szCs w:val="24"/>
        </w:rPr>
        <w:t xml:space="preserve"> </w:t>
      </w:r>
      <w:r w:rsidR="004C527B">
        <w:rPr>
          <w:rFonts w:ascii="Times New Roman" w:hAnsi="Times New Roman" w:cs="Times New Roman"/>
          <w:sz w:val="24"/>
          <w:szCs w:val="24"/>
        </w:rPr>
        <w:t>er</w:t>
      </w:r>
      <w:r w:rsidR="008D1B32" w:rsidRPr="004C13B1">
        <w:rPr>
          <w:rFonts w:ascii="Times New Roman" w:hAnsi="Times New Roman" w:cs="Times New Roman"/>
          <w:sz w:val="24"/>
          <w:szCs w:val="24"/>
        </w:rPr>
        <w:t>uit karakters</w:t>
      </w:r>
      <w:r w:rsidR="004C527B">
        <w:rPr>
          <w:rFonts w:ascii="Times New Roman" w:hAnsi="Times New Roman" w:cs="Times New Roman"/>
          <w:sz w:val="24"/>
          <w:szCs w:val="24"/>
        </w:rPr>
        <w:t xml:space="preserve"> </w:t>
      </w:r>
      <w:r w:rsidR="008D1B32" w:rsidRPr="004C13B1">
        <w:rPr>
          <w:rFonts w:ascii="Times New Roman" w:hAnsi="Times New Roman" w:cs="Times New Roman"/>
          <w:sz w:val="24"/>
          <w:szCs w:val="24"/>
        </w:rPr>
        <w:t>met hun rechterhand op een natuurlijke wijze op een deur te laten kloppen.</w:t>
      </w:r>
      <w:r w:rsidR="008D1B32">
        <w:rPr>
          <w:rFonts w:ascii="Times New Roman" w:hAnsi="Times New Roman" w:cs="Times New Roman"/>
          <w:sz w:val="24"/>
          <w:szCs w:val="24"/>
        </w:rPr>
        <w:t xml:space="preserve"> </w:t>
      </w:r>
      <w:r w:rsidR="00202BAC">
        <w:rPr>
          <w:rFonts w:ascii="Times New Roman" w:hAnsi="Times New Roman" w:cs="Times New Roman"/>
          <w:sz w:val="24"/>
          <w:szCs w:val="24"/>
        </w:rPr>
        <w:t>Dit</w:t>
      </w:r>
      <w:r w:rsidR="008D1B32">
        <w:rPr>
          <w:rFonts w:ascii="Times New Roman" w:hAnsi="Times New Roman" w:cs="Times New Roman"/>
          <w:sz w:val="24"/>
          <w:szCs w:val="24"/>
        </w:rPr>
        <w:t xml:space="preserve"> </w:t>
      </w:r>
      <w:r w:rsidR="009D7693">
        <w:rPr>
          <w:rFonts w:ascii="Times New Roman" w:hAnsi="Times New Roman" w:cs="Times New Roman"/>
          <w:sz w:val="24"/>
          <w:szCs w:val="24"/>
        </w:rPr>
        <w:t xml:space="preserve">werd </w:t>
      </w:r>
      <w:r w:rsidR="008D1B32">
        <w:rPr>
          <w:rFonts w:ascii="Times New Roman" w:hAnsi="Times New Roman" w:cs="Times New Roman"/>
          <w:sz w:val="24"/>
          <w:szCs w:val="24"/>
        </w:rPr>
        <w:t xml:space="preserve">tot stand te </w:t>
      </w:r>
      <w:r w:rsidR="009D7693">
        <w:rPr>
          <w:rFonts w:ascii="Times New Roman" w:hAnsi="Times New Roman" w:cs="Times New Roman"/>
          <w:sz w:val="24"/>
          <w:szCs w:val="24"/>
        </w:rPr>
        <w:t>gebracht door gebruik te maken</w:t>
      </w:r>
      <w:r w:rsidR="008D1B32">
        <w:rPr>
          <w:rFonts w:ascii="Times New Roman" w:hAnsi="Times New Roman" w:cs="Times New Roman"/>
          <w:sz w:val="24"/>
          <w:szCs w:val="24"/>
        </w:rPr>
        <w:t xml:space="preserve"> van motion capture, een techniek om zo realistisch mogelijk animaties te maken door het </w:t>
      </w:r>
      <w:r w:rsidR="008D1B32">
        <w:rPr>
          <w:rFonts w:ascii="Times New Roman" w:hAnsi="Times New Roman" w:cs="Times New Roman"/>
          <w:sz w:val="24"/>
          <w:szCs w:val="24"/>
        </w:rPr>
        <w:lastRenderedPageBreak/>
        <w:t>kopiëren van menselijke bewegingen.</w:t>
      </w:r>
      <w:r w:rsidR="008D1B32" w:rsidRPr="004C13B1">
        <w:rPr>
          <w:rFonts w:ascii="Times New Roman" w:hAnsi="Times New Roman" w:cs="Times New Roman"/>
          <w:sz w:val="24"/>
          <w:szCs w:val="24"/>
        </w:rPr>
        <w:t xml:space="preserve"> </w:t>
      </w:r>
      <w:r w:rsidR="00781EB7">
        <w:rPr>
          <w:rFonts w:ascii="Times New Roman" w:hAnsi="Times New Roman" w:cs="Times New Roman"/>
          <w:sz w:val="24"/>
          <w:szCs w:val="24"/>
        </w:rPr>
        <w:t xml:space="preserve">Onder menselijke beweging wordt een vlotte beweging begrepen die bereikt wordt door meerdere gewrichten tegelijk te bewegen. Dit </w:t>
      </w:r>
      <w:r w:rsidR="00D81267">
        <w:rPr>
          <w:rFonts w:ascii="Times New Roman" w:hAnsi="Times New Roman" w:cs="Times New Roman"/>
          <w:sz w:val="24"/>
          <w:szCs w:val="24"/>
        </w:rPr>
        <w:t>zal</w:t>
      </w:r>
      <w:r w:rsidR="00781EB7">
        <w:rPr>
          <w:rFonts w:ascii="Times New Roman" w:hAnsi="Times New Roman" w:cs="Times New Roman"/>
          <w:sz w:val="24"/>
          <w:szCs w:val="24"/>
        </w:rPr>
        <w:t xml:space="preserve"> gerealiseerd</w:t>
      </w:r>
      <w:r w:rsidR="00D81267">
        <w:rPr>
          <w:rFonts w:ascii="Times New Roman" w:hAnsi="Times New Roman" w:cs="Times New Roman"/>
          <w:sz w:val="24"/>
          <w:szCs w:val="24"/>
        </w:rPr>
        <w:t xml:space="preserve"> worden</w:t>
      </w:r>
      <w:r w:rsidR="00781EB7">
        <w:rPr>
          <w:rFonts w:ascii="Times New Roman" w:hAnsi="Times New Roman" w:cs="Times New Roman"/>
          <w:sz w:val="24"/>
          <w:szCs w:val="24"/>
        </w:rPr>
        <w:t xml:space="preserve"> door het creëren van beweging van</w:t>
      </w:r>
      <w:r w:rsidR="00D81267">
        <w:rPr>
          <w:rFonts w:ascii="Times New Roman" w:hAnsi="Times New Roman" w:cs="Times New Roman"/>
          <w:sz w:val="24"/>
          <w:szCs w:val="24"/>
        </w:rPr>
        <w:t>uit</w:t>
      </w:r>
      <w:r w:rsidR="00781EB7">
        <w:rPr>
          <w:rFonts w:ascii="Times New Roman" w:hAnsi="Times New Roman" w:cs="Times New Roman"/>
          <w:sz w:val="24"/>
          <w:szCs w:val="24"/>
        </w:rPr>
        <w:t xml:space="preserve"> het ene punt van de hand naar </w:t>
      </w:r>
      <w:r w:rsidR="00D81267">
        <w:rPr>
          <w:rFonts w:ascii="Times New Roman" w:hAnsi="Times New Roman" w:cs="Times New Roman"/>
          <w:sz w:val="24"/>
          <w:szCs w:val="24"/>
        </w:rPr>
        <w:t>een ander punt van de hand</w:t>
      </w:r>
      <w:r w:rsidR="00202BAC">
        <w:rPr>
          <w:rFonts w:ascii="Times New Roman" w:hAnsi="Times New Roman" w:cs="Times New Roman"/>
          <w:sz w:val="24"/>
          <w:szCs w:val="24"/>
        </w:rPr>
        <w:t>,</w:t>
      </w:r>
      <w:r w:rsidR="00781EB7">
        <w:rPr>
          <w:rFonts w:ascii="Times New Roman" w:hAnsi="Times New Roman" w:cs="Times New Roman"/>
          <w:sz w:val="24"/>
          <w:szCs w:val="24"/>
        </w:rPr>
        <w:t xml:space="preserve"> terwijl botsingen vermeden worden. </w:t>
      </w:r>
      <w:r w:rsidR="00202BAC">
        <w:rPr>
          <w:rFonts w:ascii="Times New Roman" w:hAnsi="Times New Roman" w:cs="Times New Roman"/>
          <w:sz w:val="24"/>
          <w:szCs w:val="24"/>
        </w:rPr>
        <w:t xml:space="preserve">Tevens werden er door Piwek et al. (2013) </w:t>
      </w:r>
      <w:r w:rsidR="002C2153">
        <w:rPr>
          <w:rFonts w:ascii="Times New Roman" w:hAnsi="Times New Roman" w:cs="Times New Roman"/>
          <w:sz w:val="24"/>
          <w:szCs w:val="24"/>
        </w:rPr>
        <w:t>één natuurlijke beweging en vier</w:t>
      </w:r>
      <w:r w:rsidR="00202BAC">
        <w:rPr>
          <w:rFonts w:ascii="Times New Roman" w:hAnsi="Times New Roman" w:cs="Times New Roman"/>
          <w:sz w:val="24"/>
          <w:szCs w:val="24"/>
        </w:rPr>
        <w:t xml:space="preserve"> al dan niet ernstig, verstoorde klopbewegingen gemaakt met behulp van software uit MATLAB. Dezelfde verstoorde klopbewegingen (zie Figuur 5) zullen toegepast worden in deze replicatiestudie.</w:t>
      </w:r>
      <w:r w:rsidR="00781EB7">
        <w:rPr>
          <w:rFonts w:ascii="Times New Roman" w:hAnsi="Times New Roman" w:cs="Times New Roman"/>
          <w:sz w:val="24"/>
          <w:szCs w:val="24"/>
        </w:rPr>
        <w:t xml:space="preserve"> De verstoring </w:t>
      </w:r>
      <w:r w:rsidR="004137CB">
        <w:rPr>
          <w:rFonts w:ascii="Times New Roman" w:hAnsi="Times New Roman" w:cs="Times New Roman"/>
          <w:sz w:val="24"/>
          <w:szCs w:val="24"/>
        </w:rPr>
        <w:t>zal</w:t>
      </w:r>
      <w:r w:rsidR="00781EB7">
        <w:rPr>
          <w:rFonts w:ascii="Times New Roman" w:hAnsi="Times New Roman" w:cs="Times New Roman"/>
          <w:sz w:val="24"/>
          <w:szCs w:val="24"/>
        </w:rPr>
        <w:t xml:space="preserve"> in gang gezet </w:t>
      </w:r>
      <w:r w:rsidR="004137CB">
        <w:rPr>
          <w:rFonts w:ascii="Times New Roman" w:hAnsi="Times New Roman" w:cs="Times New Roman"/>
          <w:sz w:val="24"/>
          <w:szCs w:val="24"/>
        </w:rPr>
        <w:t xml:space="preserve">worden </w:t>
      </w:r>
      <w:r w:rsidR="004C527B">
        <w:rPr>
          <w:rFonts w:ascii="Times New Roman" w:hAnsi="Times New Roman" w:cs="Times New Roman"/>
          <w:sz w:val="24"/>
          <w:szCs w:val="24"/>
        </w:rPr>
        <w:t xml:space="preserve">door </w:t>
      </w:r>
      <w:r w:rsidR="00781EB7">
        <w:rPr>
          <w:rFonts w:ascii="Times New Roman" w:hAnsi="Times New Roman" w:cs="Times New Roman"/>
          <w:sz w:val="24"/>
          <w:szCs w:val="24"/>
        </w:rPr>
        <w:t xml:space="preserve">de gelijktijdige beweging van de armgewrichten te verhinderen </w:t>
      </w:r>
      <w:r w:rsidR="002C2153">
        <w:rPr>
          <w:rFonts w:ascii="Times New Roman" w:hAnsi="Times New Roman" w:cs="Times New Roman"/>
          <w:sz w:val="24"/>
          <w:szCs w:val="24"/>
        </w:rPr>
        <w:t>dankzij</w:t>
      </w:r>
      <w:r w:rsidR="00781EB7">
        <w:rPr>
          <w:rFonts w:ascii="Times New Roman" w:hAnsi="Times New Roman" w:cs="Times New Roman"/>
          <w:sz w:val="24"/>
          <w:szCs w:val="24"/>
        </w:rPr>
        <w:t xml:space="preserve"> de hoek van het schoudergewricht continue te vergrendelen. Dit </w:t>
      </w:r>
      <w:r w:rsidR="004137CB">
        <w:rPr>
          <w:rFonts w:ascii="Times New Roman" w:hAnsi="Times New Roman" w:cs="Times New Roman"/>
          <w:sz w:val="24"/>
          <w:szCs w:val="24"/>
        </w:rPr>
        <w:t>zal</w:t>
      </w:r>
      <w:r w:rsidR="00781EB7">
        <w:rPr>
          <w:rFonts w:ascii="Times New Roman" w:hAnsi="Times New Roman" w:cs="Times New Roman"/>
          <w:sz w:val="24"/>
          <w:szCs w:val="24"/>
        </w:rPr>
        <w:t xml:space="preserve"> </w:t>
      </w:r>
      <w:r w:rsidR="004C527B">
        <w:rPr>
          <w:rFonts w:ascii="Times New Roman" w:hAnsi="Times New Roman" w:cs="Times New Roman"/>
          <w:sz w:val="24"/>
          <w:szCs w:val="24"/>
        </w:rPr>
        <w:t>resulteren in een</w:t>
      </w:r>
      <w:r w:rsidR="004137CB">
        <w:rPr>
          <w:rFonts w:ascii="Times New Roman" w:hAnsi="Times New Roman" w:cs="Times New Roman"/>
          <w:sz w:val="24"/>
          <w:szCs w:val="24"/>
        </w:rPr>
        <w:t xml:space="preserve"> vastzittende schouder</w:t>
      </w:r>
      <w:r w:rsidR="00781EB7">
        <w:rPr>
          <w:rFonts w:ascii="Times New Roman" w:hAnsi="Times New Roman" w:cs="Times New Roman"/>
          <w:sz w:val="24"/>
          <w:szCs w:val="24"/>
        </w:rPr>
        <w:t xml:space="preserve">, </w:t>
      </w:r>
      <w:r w:rsidR="00C60A14">
        <w:rPr>
          <w:rFonts w:ascii="Times New Roman" w:hAnsi="Times New Roman" w:cs="Times New Roman"/>
          <w:sz w:val="24"/>
          <w:szCs w:val="24"/>
        </w:rPr>
        <w:t>ma</w:t>
      </w:r>
      <w:r w:rsidR="00202BAC">
        <w:rPr>
          <w:rFonts w:ascii="Times New Roman" w:hAnsi="Times New Roman" w:cs="Times New Roman"/>
          <w:sz w:val="24"/>
          <w:szCs w:val="24"/>
        </w:rPr>
        <w:t>a</w:t>
      </w:r>
      <w:r w:rsidR="00C60A14">
        <w:rPr>
          <w:rFonts w:ascii="Times New Roman" w:hAnsi="Times New Roman" w:cs="Times New Roman"/>
          <w:sz w:val="24"/>
          <w:szCs w:val="24"/>
        </w:rPr>
        <w:t xml:space="preserve">r </w:t>
      </w:r>
      <w:r w:rsidR="004137CB">
        <w:rPr>
          <w:rFonts w:ascii="Times New Roman" w:hAnsi="Times New Roman" w:cs="Times New Roman"/>
          <w:sz w:val="24"/>
          <w:szCs w:val="24"/>
        </w:rPr>
        <w:t>toch zal</w:t>
      </w:r>
      <w:r w:rsidR="00781EB7">
        <w:rPr>
          <w:rFonts w:ascii="Times New Roman" w:hAnsi="Times New Roman" w:cs="Times New Roman"/>
          <w:sz w:val="24"/>
          <w:szCs w:val="24"/>
        </w:rPr>
        <w:t xml:space="preserve"> de ellenboog nog steeds </w:t>
      </w:r>
      <w:r w:rsidR="004137CB">
        <w:rPr>
          <w:rFonts w:ascii="Times New Roman" w:hAnsi="Times New Roman" w:cs="Times New Roman"/>
          <w:sz w:val="24"/>
          <w:szCs w:val="24"/>
        </w:rPr>
        <w:t>kunnen</w:t>
      </w:r>
      <w:r w:rsidR="00781EB7">
        <w:rPr>
          <w:rFonts w:ascii="Times New Roman" w:hAnsi="Times New Roman" w:cs="Times New Roman"/>
          <w:sz w:val="24"/>
          <w:szCs w:val="24"/>
        </w:rPr>
        <w:t xml:space="preserve"> </w:t>
      </w:r>
      <w:r w:rsidR="00781EB7" w:rsidRPr="006C1329">
        <w:rPr>
          <w:rFonts w:ascii="Times New Roman" w:hAnsi="Times New Roman" w:cs="Times New Roman"/>
          <w:sz w:val="24"/>
          <w:szCs w:val="24"/>
        </w:rPr>
        <w:t>bewegen</w:t>
      </w:r>
      <w:r w:rsidR="00781EB7">
        <w:rPr>
          <w:rFonts w:ascii="Times New Roman" w:hAnsi="Times New Roman" w:cs="Times New Roman"/>
          <w:sz w:val="24"/>
          <w:szCs w:val="24"/>
        </w:rPr>
        <w:t xml:space="preserve">. Dit traject </w:t>
      </w:r>
      <w:r w:rsidR="006C1329">
        <w:rPr>
          <w:rFonts w:ascii="Times New Roman" w:hAnsi="Times New Roman" w:cs="Times New Roman"/>
          <w:sz w:val="24"/>
          <w:szCs w:val="24"/>
        </w:rPr>
        <w:t xml:space="preserve">zal ook </w:t>
      </w:r>
      <w:r w:rsidR="00781EB7">
        <w:rPr>
          <w:rFonts w:ascii="Times New Roman" w:hAnsi="Times New Roman" w:cs="Times New Roman"/>
          <w:sz w:val="24"/>
          <w:szCs w:val="24"/>
        </w:rPr>
        <w:t>omgedraaid</w:t>
      </w:r>
      <w:r w:rsidR="006C1329">
        <w:rPr>
          <w:rFonts w:ascii="Times New Roman" w:hAnsi="Times New Roman" w:cs="Times New Roman"/>
          <w:sz w:val="24"/>
          <w:szCs w:val="24"/>
        </w:rPr>
        <w:t xml:space="preserve"> worden</w:t>
      </w:r>
      <w:r w:rsidR="00781EB7">
        <w:rPr>
          <w:rFonts w:ascii="Times New Roman" w:hAnsi="Times New Roman" w:cs="Times New Roman"/>
          <w:sz w:val="24"/>
          <w:szCs w:val="24"/>
        </w:rPr>
        <w:t xml:space="preserve">, waarbij de ellenbooggewrichten vast </w:t>
      </w:r>
      <w:r w:rsidR="006C1329">
        <w:rPr>
          <w:rFonts w:ascii="Times New Roman" w:hAnsi="Times New Roman" w:cs="Times New Roman"/>
          <w:sz w:val="24"/>
          <w:szCs w:val="24"/>
        </w:rPr>
        <w:t>zullen komen</w:t>
      </w:r>
      <w:r w:rsidR="00781EB7">
        <w:rPr>
          <w:rFonts w:ascii="Times New Roman" w:hAnsi="Times New Roman" w:cs="Times New Roman"/>
          <w:sz w:val="24"/>
          <w:szCs w:val="24"/>
        </w:rPr>
        <w:t xml:space="preserve"> te zitten en de schouder vrij </w:t>
      </w:r>
      <w:r w:rsidR="006C1329">
        <w:rPr>
          <w:rFonts w:ascii="Times New Roman" w:hAnsi="Times New Roman" w:cs="Times New Roman"/>
          <w:sz w:val="24"/>
          <w:szCs w:val="24"/>
        </w:rPr>
        <w:t xml:space="preserve">zal </w:t>
      </w:r>
      <w:r w:rsidR="00781EB7" w:rsidRPr="003B00BB">
        <w:rPr>
          <w:rFonts w:ascii="Times New Roman" w:hAnsi="Times New Roman" w:cs="Times New Roman"/>
          <w:sz w:val="24"/>
          <w:szCs w:val="24"/>
        </w:rPr>
        <w:t>bewegen</w:t>
      </w:r>
      <w:r w:rsidR="00781EB7">
        <w:rPr>
          <w:rFonts w:ascii="Times New Roman" w:hAnsi="Times New Roman" w:cs="Times New Roman"/>
          <w:sz w:val="24"/>
          <w:szCs w:val="24"/>
        </w:rPr>
        <w:t xml:space="preserve">. Deze twee trajecten </w:t>
      </w:r>
      <w:r w:rsidR="00C36F94">
        <w:rPr>
          <w:rFonts w:ascii="Times New Roman" w:hAnsi="Times New Roman" w:cs="Times New Roman"/>
          <w:sz w:val="24"/>
          <w:szCs w:val="24"/>
        </w:rPr>
        <w:t>zullen</w:t>
      </w:r>
      <w:r w:rsidR="00781EB7">
        <w:rPr>
          <w:rFonts w:ascii="Times New Roman" w:hAnsi="Times New Roman" w:cs="Times New Roman"/>
          <w:sz w:val="24"/>
          <w:szCs w:val="24"/>
        </w:rPr>
        <w:t xml:space="preserve"> afgewisseld </w:t>
      </w:r>
      <w:r w:rsidR="00C36F94">
        <w:rPr>
          <w:rFonts w:ascii="Times New Roman" w:hAnsi="Times New Roman" w:cs="Times New Roman"/>
          <w:sz w:val="24"/>
          <w:szCs w:val="24"/>
        </w:rPr>
        <w:t xml:space="preserve">worden </w:t>
      </w:r>
      <w:r w:rsidR="00781EB7">
        <w:rPr>
          <w:rFonts w:ascii="Times New Roman" w:hAnsi="Times New Roman" w:cs="Times New Roman"/>
          <w:sz w:val="24"/>
          <w:szCs w:val="24"/>
        </w:rPr>
        <w:t>om</w:t>
      </w:r>
      <w:r w:rsidR="00C36F94">
        <w:rPr>
          <w:rFonts w:ascii="Times New Roman" w:hAnsi="Times New Roman" w:cs="Times New Roman"/>
          <w:sz w:val="24"/>
          <w:szCs w:val="24"/>
        </w:rPr>
        <w:t xml:space="preserve"> zo</w:t>
      </w:r>
      <w:r w:rsidR="00781EB7">
        <w:rPr>
          <w:rFonts w:ascii="Times New Roman" w:hAnsi="Times New Roman" w:cs="Times New Roman"/>
          <w:sz w:val="24"/>
          <w:szCs w:val="24"/>
        </w:rPr>
        <w:t xml:space="preserve"> de verstoorde beweging </w:t>
      </w:r>
      <w:r w:rsidR="00C36F94">
        <w:rPr>
          <w:rFonts w:ascii="Times New Roman" w:hAnsi="Times New Roman" w:cs="Times New Roman"/>
          <w:sz w:val="24"/>
          <w:szCs w:val="24"/>
        </w:rPr>
        <w:t>in werking te doen treden</w:t>
      </w:r>
      <w:r w:rsidR="00781EB7">
        <w:rPr>
          <w:rFonts w:ascii="Times New Roman" w:hAnsi="Times New Roman" w:cs="Times New Roman"/>
          <w:sz w:val="24"/>
          <w:szCs w:val="24"/>
        </w:rPr>
        <w:t xml:space="preserve">. Individuele gewrichten </w:t>
      </w:r>
      <w:r w:rsidR="00C36F94">
        <w:rPr>
          <w:rFonts w:ascii="Times New Roman" w:hAnsi="Times New Roman" w:cs="Times New Roman"/>
          <w:sz w:val="24"/>
          <w:szCs w:val="24"/>
        </w:rPr>
        <w:t>zullen</w:t>
      </w:r>
      <w:r w:rsidR="00781EB7">
        <w:rPr>
          <w:rFonts w:ascii="Times New Roman" w:hAnsi="Times New Roman" w:cs="Times New Roman"/>
          <w:sz w:val="24"/>
          <w:szCs w:val="24"/>
        </w:rPr>
        <w:t xml:space="preserve"> vergrendeld worden aan de hand van de bewegingsregistratiegegevens</w:t>
      </w:r>
      <w:r w:rsidR="00C36F94">
        <w:rPr>
          <w:rFonts w:ascii="Times New Roman" w:hAnsi="Times New Roman" w:cs="Times New Roman"/>
          <w:sz w:val="24"/>
          <w:szCs w:val="24"/>
        </w:rPr>
        <w:t>, wat zorgt</w:t>
      </w:r>
      <w:r w:rsidR="00781EB7">
        <w:rPr>
          <w:rFonts w:ascii="Times New Roman" w:hAnsi="Times New Roman" w:cs="Times New Roman"/>
          <w:sz w:val="24"/>
          <w:szCs w:val="24"/>
        </w:rPr>
        <w:t xml:space="preserve"> voor de mogelijkheid </w:t>
      </w:r>
      <w:r w:rsidR="00C36F94">
        <w:rPr>
          <w:rFonts w:ascii="Times New Roman" w:hAnsi="Times New Roman" w:cs="Times New Roman"/>
          <w:sz w:val="24"/>
          <w:szCs w:val="24"/>
        </w:rPr>
        <w:t xml:space="preserve">tot manipuleren van </w:t>
      </w:r>
      <w:r w:rsidR="00781EB7">
        <w:rPr>
          <w:rFonts w:ascii="Times New Roman" w:hAnsi="Times New Roman" w:cs="Times New Roman"/>
          <w:sz w:val="24"/>
          <w:szCs w:val="24"/>
        </w:rPr>
        <w:t>de hiërarchische gewrichtshoekweergave van het lichaa</w:t>
      </w:r>
      <w:r w:rsidR="00C36F94">
        <w:rPr>
          <w:rFonts w:ascii="Times New Roman" w:hAnsi="Times New Roman" w:cs="Times New Roman"/>
          <w:sz w:val="24"/>
          <w:szCs w:val="24"/>
        </w:rPr>
        <w:t>m</w:t>
      </w:r>
      <w:r w:rsidR="00781EB7">
        <w:rPr>
          <w:rFonts w:ascii="Times New Roman" w:hAnsi="Times New Roman" w:cs="Times New Roman"/>
          <w:sz w:val="24"/>
          <w:szCs w:val="24"/>
        </w:rPr>
        <w:t>. Dit soort manipulaties wordt hedendaags onderzocht, geëvalueerd en geïnnoveerd inzake androïde robotica en natuurlijke beweging. Zie bijvoorbeeld “</w:t>
      </w:r>
      <w:bookmarkStart w:id="69" w:name="_Hlk43108323"/>
      <w:r w:rsidR="00781EB7">
        <w:rPr>
          <w:rFonts w:ascii="Times New Roman" w:hAnsi="Times New Roman" w:cs="Times New Roman"/>
          <w:sz w:val="24"/>
          <w:szCs w:val="24"/>
        </w:rPr>
        <w:t>Biomimetic Energy-Based Humanoid Gait Design” door Maalouf, Elhajj, Shammas en Asmar (2020</w:t>
      </w:r>
      <w:bookmarkEnd w:id="69"/>
      <w:r w:rsidR="00781EB7">
        <w:rPr>
          <w:rFonts w:ascii="Times New Roman" w:hAnsi="Times New Roman" w:cs="Times New Roman"/>
          <w:sz w:val="24"/>
          <w:szCs w:val="24"/>
        </w:rPr>
        <w:t>). De stimuli gebruikt in het onderzoek van Piwek et al. (201</w:t>
      </w:r>
      <w:r w:rsidR="003B00BB">
        <w:rPr>
          <w:rFonts w:ascii="Times New Roman" w:hAnsi="Times New Roman" w:cs="Times New Roman"/>
          <w:sz w:val="24"/>
          <w:szCs w:val="24"/>
        </w:rPr>
        <w:t>3</w:t>
      </w:r>
      <w:r w:rsidR="00781EB7">
        <w:rPr>
          <w:rFonts w:ascii="Times New Roman" w:hAnsi="Times New Roman" w:cs="Times New Roman"/>
          <w:sz w:val="24"/>
          <w:szCs w:val="24"/>
        </w:rPr>
        <w:t>) verkregen parametrische controle op vervormingsniveau door het afwisselen van de duur van de vergrendelde gewrichten. De starttijd hierbij was willekeurig</w:t>
      </w:r>
      <w:r w:rsidR="00202BAC">
        <w:rPr>
          <w:rFonts w:ascii="Times New Roman" w:hAnsi="Times New Roman" w:cs="Times New Roman"/>
          <w:sz w:val="24"/>
          <w:szCs w:val="24"/>
        </w:rPr>
        <w:t>,</w:t>
      </w:r>
      <w:r w:rsidR="00781EB7">
        <w:rPr>
          <w:rFonts w:ascii="Times New Roman" w:hAnsi="Times New Roman" w:cs="Times New Roman"/>
          <w:sz w:val="24"/>
          <w:szCs w:val="24"/>
        </w:rPr>
        <w:t xml:space="preserve"> om zo een regelmatige </w:t>
      </w:r>
      <w:r w:rsidR="00781EB7" w:rsidRPr="00016B72">
        <w:rPr>
          <w:rFonts w:ascii="Times New Roman" w:hAnsi="Times New Roman" w:cs="Times New Roman"/>
          <w:sz w:val="24"/>
          <w:szCs w:val="24"/>
        </w:rPr>
        <w:t>covaratie</w:t>
      </w:r>
      <w:r w:rsidR="00781EB7">
        <w:rPr>
          <w:rFonts w:ascii="Times New Roman" w:hAnsi="Times New Roman" w:cs="Times New Roman"/>
          <w:sz w:val="24"/>
          <w:szCs w:val="24"/>
        </w:rPr>
        <w:t xml:space="preserve"> met de beweging zelf te vermijden. Ook werd er een lineaire interpolatie toegevoegd aan het begin en einde van elke beweging</w:t>
      </w:r>
      <w:r w:rsidR="003B00BB">
        <w:rPr>
          <w:rFonts w:ascii="Times New Roman" w:hAnsi="Times New Roman" w:cs="Times New Roman"/>
          <w:sz w:val="24"/>
          <w:szCs w:val="24"/>
        </w:rPr>
        <w:t xml:space="preserve"> om</w:t>
      </w:r>
      <w:r w:rsidR="00781EB7">
        <w:rPr>
          <w:rFonts w:ascii="Times New Roman" w:hAnsi="Times New Roman" w:cs="Times New Roman"/>
          <w:sz w:val="24"/>
          <w:szCs w:val="24"/>
        </w:rPr>
        <w:t xml:space="preserve"> te schokkerige bewegingen tegen</w:t>
      </w:r>
      <w:r w:rsidR="003B00BB">
        <w:rPr>
          <w:rFonts w:ascii="Times New Roman" w:hAnsi="Times New Roman" w:cs="Times New Roman"/>
          <w:sz w:val="24"/>
          <w:szCs w:val="24"/>
        </w:rPr>
        <w:t xml:space="preserve"> te </w:t>
      </w:r>
      <w:r w:rsidR="00781EB7">
        <w:rPr>
          <w:rFonts w:ascii="Times New Roman" w:hAnsi="Times New Roman" w:cs="Times New Roman"/>
          <w:sz w:val="24"/>
          <w:szCs w:val="24"/>
        </w:rPr>
        <w:t xml:space="preserve">gaan. Het doel van alle verstoorde bewegingen, namelijk het kloppen op de deur, </w:t>
      </w:r>
      <w:r w:rsidR="003B00BB">
        <w:rPr>
          <w:rFonts w:ascii="Times New Roman" w:hAnsi="Times New Roman" w:cs="Times New Roman"/>
          <w:sz w:val="24"/>
          <w:szCs w:val="24"/>
        </w:rPr>
        <w:t>zal desondanks</w:t>
      </w:r>
      <w:r w:rsidR="00781EB7">
        <w:rPr>
          <w:rFonts w:ascii="Times New Roman" w:hAnsi="Times New Roman" w:cs="Times New Roman"/>
          <w:sz w:val="24"/>
          <w:szCs w:val="24"/>
        </w:rPr>
        <w:t xml:space="preserve"> herkenbaar </w:t>
      </w:r>
      <w:r w:rsidR="003B00BB">
        <w:rPr>
          <w:rFonts w:ascii="Times New Roman" w:hAnsi="Times New Roman" w:cs="Times New Roman"/>
          <w:sz w:val="24"/>
          <w:szCs w:val="24"/>
        </w:rPr>
        <w:t>blijven</w:t>
      </w:r>
      <w:r w:rsidR="00781EB7">
        <w:rPr>
          <w:rFonts w:ascii="Times New Roman" w:hAnsi="Times New Roman" w:cs="Times New Roman"/>
          <w:sz w:val="24"/>
          <w:szCs w:val="24"/>
        </w:rPr>
        <w:t xml:space="preserve">. De gemiddelde snelheid waarmee de bewegingen tot stand kwamen, </w:t>
      </w:r>
      <w:r w:rsidR="00202BAC">
        <w:rPr>
          <w:rFonts w:ascii="Times New Roman" w:hAnsi="Times New Roman" w:cs="Times New Roman"/>
          <w:sz w:val="24"/>
          <w:szCs w:val="24"/>
        </w:rPr>
        <w:t>zullen</w:t>
      </w:r>
      <w:r w:rsidR="00781EB7">
        <w:rPr>
          <w:rFonts w:ascii="Times New Roman" w:hAnsi="Times New Roman" w:cs="Times New Roman"/>
          <w:sz w:val="24"/>
          <w:szCs w:val="24"/>
        </w:rPr>
        <w:t xml:space="preserve"> voor alle bewegingen ongeveer hetzelfde</w:t>
      </w:r>
      <w:r w:rsidR="00202BAC">
        <w:rPr>
          <w:rFonts w:ascii="Times New Roman" w:hAnsi="Times New Roman" w:cs="Times New Roman"/>
          <w:sz w:val="24"/>
          <w:szCs w:val="24"/>
        </w:rPr>
        <w:t xml:space="preserve"> blijven, net zoals in de studie van Piwek, McKay en Pollick (2013)</w:t>
      </w:r>
      <w:r w:rsidR="00781EB7">
        <w:rPr>
          <w:rFonts w:ascii="Times New Roman" w:hAnsi="Times New Roman" w:cs="Times New Roman"/>
          <w:sz w:val="24"/>
          <w:szCs w:val="24"/>
        </w:rPr>
        <w:t>. Echter</w:t>
      </w:r>
      <w:r w:rsidR="00202BAC">
        <w:rPr>
          <w:rFonts w:ascii="Times New Roman" w:hAnsi="Times New Roman" w:cs="Times New Roman"/>
          <w:sz w:val="24"/>
          <w:szCs w:val="24"/>
        </w:rPr>
        <w:t>,</w:t>
      </w:r>
      <w:r w:rsidR="00781EB7">
        <w:rPr>
          <w:rFonts w:ascii="Times New Roman" w:hAnsi="Times New Roman" w:cs="Times New Roman"/>
          <w:sz w:val="24"/>
          <w:szCs w:val="24"/>
        </w:rPr>
        <w:t xml:space="preserve"> waren er voor het snelheidsprofiel van de natuurlijke klopbeweging van de pols twee duidelijk</w:t>
      </w:r>
      <w:r w:rsidR="00202BAC">
        <w:rPr>
          <w:rFonts w:ascii="Times New Roman" w:hAnsi="Times New Roman" w:cs="Times New Roman"/>
          <w:sz w:val="24"/>
          <w:szCs w:val="24"/>
        </w:rPr>
        <w:t>,</w:t>
      </w:r>
      <w:r w:rsidR="00781EB7">
        <w:rPr>
          <w:rFonts w:ascii="Times New Roman" w:hAnsi="Times New Roman" w:cs="Times New Roman"/>
          <w:sz w:val="24"/>
          <w:szCs w:val="24"/>
        </w:rPr>
        <w:t xml:space="preserve"> soepele pieken overeenkomend met het omhoog en omlaag brengen van de hand. Bij verstoorde polsacties werd dit patroon doorbroken. </w:t>
      </w:r>
      <w:r w:rsidR="003B00BB">
        <w:rPr>
          <w:rFonts w:ascii="Times New Roman" w:hAnsi="Times New Roman" w:cs="Times New Roman"/>
          <w:sz w:val="24"/>
          <w:szCs w:val="24"/>
        </w:rPr>
        <w:t>Dit zal in deze confirmatorische analyse ook zo uitgevoerd worden. Er zal</w:t>
      </w:r>
      <w:r w:rsidR="00781EB7">
        <w:rPr>
          <w:rFonts w:ascii="Times New Roman" w:hAnsi="Times New Roman" w:cs="Times New Roman"/>
          <w:sz w:val="24"/>
          <w:szCs w:val="24"/>
        </w:rPr>
        <w:t xml:space="preserve"> gebruik</w:t>
      </w:r>
      <w:r w:rsidR="003B00BB">
        <w:rPr>
          <w:rFonts w:ascii="Times New Roman" w:hAnsi="Times New Roman" w:cs="Times New Roman"/>
          <w:sz w:val="24"/>
          <w:szCs w:val="24"/>
        </w:rPr>
        <w:t xml:space="preserve"> </w:t>
      </w:r>
      <w:r w:rsidR="00781EB7">
        <w:rPr>
          <w:rFonts w:ascii="Times New Roman" w:hAnsi="Times New Roman" w:cs="Times New Roman"/>
          <w:sz w:val="24"/>
          <w:szCs w:val="24"/>
        </w:rPr>
        <w:t xml:space="preserve">gemaakt </w:t>
      </w:r>
      <w:r w:rsidR="003B00BB">
        <w:rPr>
          <w:rFonts w:ascii="Times New Roman" w:hAnsi="Times New Roman" w:cs="Times New Roman"/>
          <w:sz w:val="24"/>
          <w:szCs w:val="24"/>
        </w:rPr>
        <w:t xml:space="preserve">worden </w:t>
      </w:r>
      <w:r w:rsidR="00781EB7">
        <w:rPr>
          <w:rFonts w:ascii="Times New Roman" w:hAnsi="Times New Roman" w:cs="Times New Roman"/>
          <w:sz w:val="24"/>
          <w:szCs w:val="24"/>
        </w:rPr>
        <w:t xml:space="preserve">van zes soorten klopacties om zo de variatie van beweging te vergroten. </w:t>
      </w:r>
      <w:r w:rsidR="00781EB7" w:rsidRPr="00107FF1">
        <w:rPr>
          <w:rFonts w:ascii="Times New Roman" w:hAnsi="Times New Roman" w:cs="Times New Roman"/>
          <w:sz w:val="24"/>
          <w:szCs w:val="24"/>
          <w:lang w:val="en-GB"/>
        </w:rPr>
        <w:t>Deze zes bewegingen</w:t>
      </w:r>
      <w:ins w:id="70" w:author="Sean" w:date="2021-05-17T17:20:00Z">
        <w:r w:rsidR="007F62AF">
          <w:rPr>
            <w:rFonts w:ascii="Times New Roman" w:hAnsi="Times New Roman" w:cs="Times New Roman"/>
            <w:sz w:val="24"/>
            <w:szCs w:val="24"/>
            <w:lang w:val="en-GB"/>
          </w:rPr>
          <w:t xml:space="preserve"> </w:t>
        </w:r>
      </w:ins>
      <w:del w:id="71" w:author="Sean" w:date="2021-05-17T17:20:00Z">
        <w:r w:rsidR="00781EB7" w:rsidRPr="00107FF1" w:rsidDel="007F62AF">
          <w:rPr>
            <w:rFonts w:ascii="Times New Roman" w:hAnsi="Times New Roman" w:cs="Times New Roman"/>
            <w:sz w:val="24"/>
            <w:szCs w:val="24"/>
            <w:lang w:val="en-GB"/>
          </w:rPr>
          <w:lastRenderedPageBreak/>
          <w:delText xml:space="preserve"> </w:delText>
        </w:r>
      </w:del>
      <w:moveToRangeStart w:id="72" w:author="Sean" w:date="2021-05-17T17:20:00Z" w:name="move72164430"/>
      <w:moveTo w:id="73" w:author="Sean" w:date="2021-05-17T17:20:00Z">
        <w:r w:rsidR="007F62AF" w:rsidRPr="00107FF1">
          <w:rPr>
            <w:rFonts w:ascii="Times New Roman" w:hAnsi="Times New Roman" w:cs="Times New Roman"/>
            <w:sz w:val="24"/>
            <w:szCs w:val="24"/>
            <w:lang w:val="en-GB"/>
          </w:rPr>
          <w:t xml:space="preserve">werden gehaald uit “A </w:t>
        </w:r>
        <w:r w:rsidR="007F62AF">
          <w:rPr>
            <w:rFonts w:ascii="Times New Roman" w:hAnsi="Times New Roman" w:cs="Times New Roman"/>
            <w:sz w:val="24"/>
            <w:szCs w:val="24"/>
            <w:lang w:val="en-GB"/>
          </w:rPr>
          <w:t>M</w:t>
        </w:r>
        <w:r w:rsidR="007F62AF" w:rsidRPr="00107FF1">
          <w:rPr>
            <w:rFonts w:ascii="Times New Roman" w:hAnsi="Times New Roman" w:cs="Times New Roman"/>
            <w:sz w:val="24"/>
            <w:szCs w:val="24"/>
            <w:lang w:val="en-GB"/>
          </w:rPr>
          <w:t xml:space="preserve">otion </w:t>
        </w:r>
        <w:r w:rsidR="007F62AF">
          <w:rPr>
            <w:rFonts w:ascii="Times New Roman" w:hAnsi="Times New Roman" w:cs="Times New Roman"/>
            <w:sz w:val="24"/>
            <w:szCs w:val="24"/>
            <w:lang w:val="en-GB"/>
          </w:rPr>
          <w:t>C</w:t>
        </w:r>
        <w:r w:rsidR="007F62AF" w:rsidRPr="00107FF1">
          <w:rPr>
            <w:rFonts w:ascii="Times New Roman" w:hAnsi="Times New Roman" w:cs="Times New Roman"/>
            <w:sz w:val="24"/>
            <w:szCs w:val="24"/>
            <w:lang w:val="en-GB"/>
          </w:rPr>
          <w:t xml:space="preserve">apture </w:t>
        </w:r>
        <w:r w:rsidR="007F62AF">
          <w:rPr>
            <w:rFonts w:ascii="Times New Roman" w:hAnsi="Times New Roman" w:cs="Times New Roman"/>
            <w:sz w:val="24"/>
            <w:szCs w:val="24"/>
            <w:lang w:val="en-GB"/>
          </w:rPr>
          <w:t>L</w:t>
        </w:r>
        <w:r w:rsidR="007F62AF" w:rsidRPr="00107FF1">
          <w:rPr>
            <w:rFonts w:ascii="Times New Roman" w:hAnsi="Times New Roman" w:cs="Times New Roman"/>
            <w:sz w:val="24"/>
            <w:szCs w:val="24"/>
            <w:lang w:val="en-GB"/>
          </w:rPr>
          <w:t xml:space="preserve">ibrary for </w:t>
        </w:r>
        <w:r w:rsidR="007F62AF">
          <w:rPr>
            <w:rFonts w:ascii="Times New Roman" w:hAnsi="Times New Roman" w:cs="Times New Roman"/>
            <w:sz w:val="24"/>
            <w:szCs w:val="24"/>
            <w:lang w:val="en-GB"/>
          </w:rPr>
          <w:t>T</w:t>
        </w:r>
        <w:r w:rsidR="007F62AF" w:rsidRPr="00107FF1">
          <w:rPr>
            <w:rFonts w:ascii="Times New Roman" w:hAnsi="Times New Roman" w:cs="Times New Roman"/>
            <w:sz w:val="24"/>
            <w:szCs w:val="24"/>
            <w:lang w:val="en-GB"/>
          </w:rPr>
          <w:t xml:space="preserve">he </w:t>
        </w:r>
        <w:r w:rsidR="007F62AF">
          <w:rPr>
            <w:rFonts w:ascii="Times New Roman" w:hAnsi="Times New Roman" w:cs="Times New Roman"/>
            <w:sz w:val="24"/>
            <w:szCs w:val="24"/>
            <w:lang w:val="en-GB"/>
          </w:rPr>
          <w:t>S</w:t>
        </w:r>
        <w:r w:rsidR="007F62AF" w:rsidRPr="00107FF1">
          <w:rPr>
            <w:rFonts w:ascii="Times New Roman" w:hAnsi="Times New Roman" w:cs="Times New Roman"/>
            <w:sz w:val="24"/>
            <w:szCs w:val="24"/>
            <w:lang w:val="en-GB"/>
          </w:rPr>
          <w:t xml:space="preserve">tudy of </w:t>
        </w:r>
        <w:r w:rsidR="007F62AF">
          <w:rPr>
            <w:rFonts w:ascii="Times New Roman" w:hAnsi="Times New Roman" w:cs="Times New Roman"/>
            <w:sz w:val="24"/>
            <w:szCs w:val="24"/>
            <w:lang w:val="en-GB"/>
          </w:rPr>
          <w:t>I</w:t>
        </w:r>
        <w:r w:rsidR="007F62AF" w:rsidRPr="00107FF1">
          <w:rPr>
            <w:rFonts w:ascii="Times New Roman" w:hAnsi="Times New Roman" w:cs="Times New Roman"/>
            <w:sz w:val="24"/>
            <w:szCs w:val="24"/>
            <w:lang w:val="en-GB"/>
          </w:rPr>
          <w:t xml:space="preserve">dentity, </w:t>
        </w:r>
        <w:r w:rsidR="007F62AF">
          <w:rPr>
            <w:rFonts w:ascii="Times New Roman" w:hAnsi="Times New Roman" w:cs="Times New Roman"/>
            <w:sz w:val="24"/>
            <w:szCs w:val="24"/>
            <w:lang w:val="en-GB"/>
          </w:rPr>
          <w:t>G</w:t>
        </w:r>
        <w:r w:rsidR="007F62AF" w:rsidRPr="00107FF1">
          <w:rPr>
            <w:rFonts w:ascii="Times New Roman" w:hAnsi="Times New Roman" w:cs="Times New Roman"/>
            <w:sz w:val="24"/>
            <w:szCs w:val="24"/>
            <w:lang w:val="en-GB"/>
          </w:rPr>
          <w:t>ender, a</w:t>
        </w:r>
        <w:r w:rsidR="007F62AF">
          <w:rPr>
            <w:rFonts w:ascii="Times New Roman" w:hAnsi="Times New Roman" w:cs="Times New Roman"/>
            <w:sz w:val="24"/>
            <w:szCs w:val="24"/>
            <w:lang w:val="en-GB"/>
          </w:rPr>
          <w:t xml:space="preserve">nd Emotion Perception from Biological Motion” van Ma, Paterson en Pollick (2006). </w:t>
        </w:r>
        <w:r w:rsidR="007F62AF" w:rsidRPr="001270EA">
          <w:rPr>
            <w:rFonts w:ascii="Times New Roman" w:hAnsi="Times New Roman" w:cs="Times New Roman"/>
            <w:sz w:val="24"/>
            <w:szCs w:val="24"/>
          </w:rPr>
          <w:t xml:space="preserve">Na het creëren van de set vervormde bewegingen, </w:t>
        </w:r>
        <w:r w:rsidR="007F62AF" w:rsidRPr="00EB4B9A">
          <w:rPr>
            <w:rFonts w:ascii="Times New Roman" w:hAnsi="Times New Roman" w:cs="Times New Roman"/>
            <w:sz w:val="24"/>
            <w:szCs w:val="24"/>
          </w:rPr>
          <w:t xml:space="preserve">zullen </w:t>
        </w:r>
        <w:r w:rsidR="007F62AF" w:rsidRPr="007B3247">
          <w:rPr>
            <w:rFonts w:ascii="Times New Roman" w:hAnsi="Times New Roman" w:cs="Times New Roman"/>
            <w:sz w:val="24"/>
            <w:szCs w:val="24"/>
          </w:rPr>
          <w:t>quicktime</w:t>
        </w:r>
        <w:r w:rsidR="007F62AF" w:rsidRPr="00EB4B9A">
          <w:rPr>
            <w:rFonts w:ascii="Times New Roman" w:hAnsi="Times New Roman" w:cs="Times New Roman"/>
            <w:sz w:val="24"/>
            <w:szCs w:val="24"/>
          </w:rPr>
          <w:t>-films van twee seconden van de statische en geanimeerde karakters gegenereerd worden met behulp van Poser 6-</w:t>
        </w:r>
      </w:moveTo>
      <w:r w:rsidR="007F62AF">
        <w:rPr>
          <w:noProof/>
          <w:lang w:val="en-US"/>
        </w:rPr>
        <mc:AlternateContent>
          <mc:Choice Requires="wps">
            <w:drawing>
              <wp:anchor distT="0" distB="0" distL="114300" distR="114300" simplePos="0" relativeHeight="251660288" behindDoc="0" locked="0" layoutInCell="1" allowOverlap="1" wp14:anchorId="582533C4" wp14:editId="09CA08A3">
                <wp:simplePos x="0" y="0"/>
                <wp:positionH relativeFrom="margin">
                  <wp:posOffset>-501015</wp:posOffset>
                </wp:positionH>
                <wp:positionV relativeFrom="page">
                  <wp:posOffset>8061960</wp:posOffset>
                </wp:positionV>
                <wp:extent cx="6438900" cy="1546860"/>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6438900" cy="1546860"/>
                        </a:xfrm>
                        <a:prstGeom prst="rect">
                          <a:avLst/>
                        </a:prstGeom>
                        <a:noFill/>
                        <a:ln w="6350">
                          <a:noFill/>
                        </a:ln>
                      </wps:spPr>
                      <wps:txbx>
                        <w:txbxContent>
                          <w:p w14:paraId="791C9584" w14:textId="65F0BEE5" w:rsidR="00BF4584" w:rsidRPr="00EB4B9A" w:rsidRDefault="00BF4584" w:rsidP="007F62AF">
                            <w:pPr>
                              <w:spacing w:line="276" w:lineRule="auto"/>
                              <w:jc w:val="both"/>
                              <w:rPr>
                                <w:rFonts w:ascii="Times New Roman" w:hAnsi="Times New Roman" w:cs="Times New Roman"/>
                                <w:i/>
                                <w:iCs/>
                                <w:sz w:val="24"/>
                                <w:szCs w:val="24"/>
                              </w:rPr>
                              <w:pPrChange w:id="74" w:author="Sean" w:date="2021-05-17T17:21:00Z">
                                <w:pPr>
                                  <w:spacing w:line="360" w:lineRule="auto"/>
                                  <w:ind w:firstLine="708"/>
                                  <w:jc w:val="both"/>
                                </w:pPr>
                              </w:pPrChange>
                            </w:pPr>
                            <w:r w:rsidRPr="00707F4D">
                              <w:rPr>
                                <w:rFonts w:ascii="Times New Roman" w:hAnsi="Times New Roman" w:cs="Times New Roman"/>
                                <w:i/>
                                <w:iCs/>
                                <w:sz w:val="24"/>
                                <w:szCs w:val="24"/>
                              </w:rPr>
                              <w:t>Figuur 5</w:t>
                            </w:r>
                            <w:r>
                              <w:rPr>
                                <w:rFonts w:ascii="Times New Roman" w:hAnsi="Times New Roman" w:cs="Times New Roman"/>
                                <w:i/>
                                <w:iCs/>
                                <w:sz w:val="24"/>
                                <w:szCs w:val="24"/>
                              </w:rPr>
                              <w:t xml:space="preserve">: </w:t>
                            </w:r>
                            <w:r w:rsidRPr="00552ECA">
                              <w:rPr>
                                <w:rFonts w:ascii="Times New Roman" w:hAnsi="Times New Roman" w:cs="Times New Roman"/>
                                <w:sz w:val="24"/>
                                <w:szCs w:val="24"/>
                              </w:rPr>
                              <w:t xml:space="preserve">Deze figuur uit Piwek et al. (2014) </w:t>
                            </w:r>
                            <w:r>
                              <w:rPr>
                                <w:rFonts w:ascii="Times New Roman" w:hAnsi="Times New Roman" w:cs="Times New Roman"/>
                                <w:sz w:val="24"/>
                                <w:szCs w:val="24"/>
                              </w:rPr>
                              <w:t>g</w:t>
                            </w:r>
                            <w:r w:rsidRPr="00552ECA">
                              <w:rPr>
                                <w:rFonts w:ascii="Times New Roman" w:hAnsi="Times New Roman" w:cs="Times New Roman"/>
                                <w:sz w:val="24"/>
                                <w:szCs w:val="24"/>
                              </w:rPr>
                              <w:t>eeft de vijf grafieken weer waar de bewegingsvervormingsprocedures geïllustreerd worden. De bovenste grafiek toont de oorspronkelijke, natuurlijke beweging, terwijl de grafieken eronder de verstoorde actie weergeven. Bij de vervormingen is de afwisseling tussen vergrendeling van het schoudergewricht en vergrendeling van het ellenbooggewricht zichtbaar. Voor toenemende verstoring, worden de vergrendelingen voor een langere periode aangehouden (van A tot D), wat als een horizontale lijn op de grafiek verschijnt. Per grafiek wordt één component  van de schouder- en ellebooggewrichtshoeken gepresenteerd</w:t>
                            </w:r>
                            <w:ins w:id="75" w:author="Sean" w:date="2021-05-17T17:19:00Z">
                              <w:r w:rsidR="007F62AF">
                                <w:rPr>
                                  <w:rFonts w:ascii="Times New Roman" w:hAnsi="Times New Roman" w:cs="Times New Roman"/>
                                  <w:sz w:val="24"/>
                                  <w:szCs w:val="24"/>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33C4" id="Tekstvak 9" o:spid="_x0000_s1031" type="#_x0000_t202" style="position:absolute;left:0;text-align:left;margin-left:-39.45pt;margin-top:634.8pt;width:507pt;height:121.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" filled="f" stroked="f" strokeweight=".5pt">
                <v:textbox>
                  <w:txbxContent>
                    <w:p w14:paraId="791C9584" w14:textId="65F0BEE5" w:rsidR="00BF4584" w:rsidRPr="00EB4B9A" w:rsidRDefault="00BF4584" w:rsidP="007F62AF">
                      <w:pPr>
                        <w:spacing w:line="276" w:lineRule="auto"/>
                        <w:jc w:val="both"/>
                        <w:rPr>
                          <w:rFonts w:ascii="Times New Roman" w:hAnsi="Times New Roman" w:cs="Times New Roman"/>
                          <w:i/>
                          <w:iCs/>
                          <w:sz w:val="24"/>
                          <w:szCs w:val="24"/>
                        </w:rPr>
                        <w:pPrChange w:id="76" w:author="Sean" w:date="2021-05-17T17:21:00Z">
                          <w:pPr>
                            <w:spacing w:line="360" w:lineRule="auto"/>
                            <w:ind w:firstLine="708"/>
                            <w:jc w:val="both"/>
                          </w:pPr>
                        </w:pPrChange>
                      </w:pPr>
                      <w:r w:rsidRPr="00707F4D">
                        <w:rPr>
                          <w:rFonts w:ascii="Times New Roman" w:hAnsi="Times New Roman" w:cs="Times New Roman"/>
                          <w:i/>
                          <w:iCs/>
                          <w:sz w:val="24"/>
                          <w:szCs w:val="24"/>
                        </w:rPr>
                        <w:t>Figuur 5</w:t>
                      </w:r>
                      <w:r>
                        <w:rPr>
                          <w:rFonts w:ascii="Times New Roman" w:hAnsi="Times New Roman" w:cs="Times New Roman"/>
                          <w:i/>
                          <w:iCs/>
                          <w:sz w:val="24"/>
                          <w:szCs w:val="24"/>
                        </w:rPr>
                        <w:t xml:space="preserve">: </w:t>
                      </w:r>
                      <w:r w:rsidRPr="00552ECA">
                        <w:rPr>
                          <w:rFonts w:ascii="Times New Roman" w:hAnsi="Times New Roman" w:cs="Times New Roman"/>
                          <w:sz w:val="24"/>
                          <w:szCs w:val="24"/>
                        </w:rPr>
                        <w:t xml:space="preserve">Deze figuur uit Piwek et al. (2014) </w:t>
                      </w:r>
                      <w:r>
                        <w:rPr>
                          <w:rFonts w:ascii="Times New Roman" w:hAnsi="Times New Roman" w:cs="Times New Roman"/>
                          <w:sz w:val="24"/>
                          <w:szCs w:val="24"/>
                        </w:rPr>
                        <w:t>g</w:t>
                      </w:r>
                      <w:r w:rsidRPr="00552ECA">
                        <w:rPr>
                          <w:rFonts w:ascii="Times New Roman" w:hAnsi="Times New Roman" w:cs="Times New Roman"/>
                          <w:sz w:val="24"/>
                          <w:szCs w:val="24"/>
                        </w:rPr>
                        <w:t>eeft de vijf grafieken weer waar de bewegingsvervormingsprocedures geïllustreerd worden. De bovenste grafiek toont de oorspronkelijke, natuurlijke beweging, terwijl de grafieken eronder de verstoorde actie weergeven. Bij de vervormingen is de afwisseling tussen vergrendeling van het schoudergewricht en vergrendeling van het ellenbooggewricht zichtbaar. Voor toenemende verstoring, worden de vergrendelingen voor een langere periode aangehouden (van A tot D), wat als een horizontale lijn op de grafiek verschijnt. Per grafiek wordt één component  van de schouder- en ellebooggewrichtshoeken gepresenteerd</w:t>
                      </w:r>
                      <w:ins w:id="77" w:author="Sean" w:date="2021-05-17T17:19:00Z">
                        <w:r w:rsidR="007F62AF">
                          <w:rPr>
                            <w:rFonts w:ascii="Times New Roman" w:hAnsi="Times New Roman" w:cs="Times New Roman"/>
                            <w:sz w:val="24"/>
                            <w:szCs w:val="24"/>
                          </w:rPr>
                          <w:t>.</w:t>
                        </w:r>
                      </w:ins>
                    </w:p>
                  </w:txbxContent>
                </v:textbox>
                <w10:wrap type="square" anchorx="margin" anchory="page"/>
              </v:shape>
            </w:pict>
          </mc:Fallback>
        </mc:AlternateContent>
      </w:r>
      <w:r w:rsidR="007F62AF">
        <w:rPr>
          <w:noProof/>
          <w:lang w:val="en-US"/>
        </w:rPr>
        <w:drawing>
          <wp:anchor distT="0" distB="0" distL="180340" distR="1080135" simplePos="0" relativeHeight="251657216" behindDoc="0" locked="0" layoutInCell="1" allowOverlap="1" wp14:anchorId="023B12D0" wp14:editId="07EB983E">
            <wp:simplePos x="0" y="0"/>
            <wp:positionH relativeFrom="margin">
              <wp:align>center</wp:align>
            </wp:positionH>
            <wp:positionV relativeFrom="margin">
              <wp:posOffset>1495425</wp:posOffset>
            </wp:positionV>
            <wp:extent cx="3532505" cy="5455920"/>
            <wp:effectExtent l="0" t="0" r="0" b="0"/>
            <wp:wrapSquare wrapText="r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BEBA8EAE-BF5A-486C-A8C5-ECC9F3942E4B}">
                          <a14:imgProps xmlns:a14="http://schemas.microsoft.com/office/drawing/2010/main">
                            <a14:imgLayer r:embed="rId18">
                              <a14:imgEffect>
                                <a14:sharpenSoften amount="50000"/>
                              </a14:imgEffect>
                              <a14:imgEffect>
                                <a14:saturation sat="0"/>
                              </a14:imgEffect>
                              <a14:imgEffect>
                                <a14:brightnessContrast bright="20000"/>
                              </a14:imgEffect>
                            </a14:imgLayer>
                          </a14:imgProps>
                        </a:ext>
                        <a:ext uri="{28A0092B-C50C-407E-A947-70E740481C1C}">
                          <a14:useLocalDpi xmlns:a14="http://schemas.microsoft.com/office/drawing/2010/main" val="0"/>
                        </a:ext>
                      </a:extLst>
                    </a:blip>
                    <a:srcRect l="21495" t="12149" r="48964" b="6918"/>
                    <a:stretch/>
                  </pic:blipFill>
                  <pic:spPr bwMode="auto">
                    <a:xfrm>
                      <a:off x="0" y="0"/>
                      <a:ext cx="3532505" cy="545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moveTo w:id="78" w:author="Sean" w:date="2021-05-17T17:20:00Z">
        <w:r w:rsidR="007F62AF" w:rsidRPr="00EB4B9A">
          <w:rPr>
            <w:rFonts w:ascii="Times New Roman" w:hAnsi="Times New Roman" w:cs="Times New Roman"/>
            <w:sz w:val="24"/>
            <w:szCs w:val="24"/>
          </w:rPr>
          <w:t>software.</w:t>
        </w:r>
        <w:r w:rsidR="007F62AF">
          <w:rPr>
            <w:rFonts w:ascii="Times New Roman" w:hAnsi="Times New Roman" w:cs="Times New Roman"/>
            <w:sz w:val="24"/>
            <w:szCs w:val="24"/>
          </w:rPr>
          <w:t xml:space="preserve"> </w:t>
        </w:r>
      </w:moveTo>
    </w:p>
    <w:moveToRangeEnd w:id="72"/>
    <w:p w14:paraId="4C21ADF2" w14:textId="0CFA9C16" w:rsidR="00D25761" w:rsidDel="007F62AF" w:rsidRDefault="007F62AF" w:rsidP="00F17555">
      <w:pPr>
        <w:spacing w:line="360" w:lineRule="auto"/>
        <w:jc w:val="both"/>
        <w:rPr>
          <w:moveFrom w:id="79" w:author="Sean" w:date="2021-05-17T17:20:00Z"/>
          <w:rFonts w:ascii="Times New Roman" w:hAnsi="Times New Roman" w:cs="Times New Roman"/>
          <w:sz w:val="24"/>
          <w:szCs w:val="24"/>
        </w:rPr>
        <w:pPrChange w:id="80" w:author="Sean" w:date="2021-05-17T16:27:00Z">
          <w:pPr>
            <w:spacing w:line="360" w:lineRule="auto"/>
            <w:ind w:firstLine="708"/>
            <w:jc w:val="both"/>
          </w:pPr>
        </w:pPrChange>
      </w:pPr>
      <w:r>
        <w:rPr>
          <w:rFonts w:ascii="Times New Roman" w:hAnsi="Times New Roman" w:cs="Times New Roman"/>
          <w:b/>
          <w:bCs/>
          <w:i/>
          <w:iCs/>
          <w:noProof/>
          <w:sz w:val="28"/>
          <w:szCs w:val="28"/>
          <w:lang w:val="en-US"/>
        </w:rPr>
        <w:lastRenderedPageBreak/>
        <mc:AlternateContent>
          <mc:Choice Requires="wps">
            <w:drawing>
              <wp:anchor distT="0" distB="0" distL="114300" distR="114300" simplePos="0" relativeHeight="251669504" behindDoc="0" locked="0" layoutInCell="1" allowOverlap="1" wp14:anchorId="10D1ED8C" wp14:editId="67C2EE72">
                <wp:simplePos x="0" y="0"/>
                <wp:positionH relativeFrom="margin">
                  <wp:align>center</wp:align>
                </wp:positionH>
                <wp:positionV relativeFrom="paragraph">
                  <wp:posOffset>1315316</wp:posOffset>
                </wp:positionV>
                <wp:extent cx="6294120" cy="845820"/>
                <wp:effectExtent l="0" t="0" r="0" b="0"/>
                <wp:wrapNone/>
                <wp:docPr id="2" name="Tekstvak 2"/>
                <wp:cNvGraphicFramePr/>
                <a:graphic xmlns:a="http://schemas.openxmlformats.org/drawingml/2006/main">
                  <a:graphicData uri="http://schemas.microsoft.com/office/word/2010/wordprocessingShape">
                    <wps:wsp>
                      <wps:cNvSpPr txBox="1"/>
                      <wps:spPr>
                        <a:xfrm>
                          <a:off x="0" y="0"/>
                          <a:ext cx="6294120" cy="845820"/>
                        </a:xfrm>
                        <a:prstGeom prst="rect">
                          <a:avLst/>
                        </a:prstGeom>
                        <a:solidFill>
                          <a:schemeClr val="lt1"/>
                        </a:solidFill>
                        <a:ln w="6350">
                          <a:noFill/>
                        </a:ln>
                      </wps:spPr>
                      <wps:txbx>
                        <w:txbxContent>
                          <w:p w14:paraId="172BDB4E" w14:textId="4CF42D60" w:rsidR="000A101C" w:rsidRPr="00AE67CA" w:rsidRDefault="000A101C" w:rsidP="00AE67CA">
                            <w:pPr>
                              <w:spacing w:line="360" w:lineRule="auto"/>
                              <w:jc w:val="both"/>
                              <w:rPr>
                                <w:rFonts w:ascii="Times New Roman" w:hAnsi="Times New Roman" w:cs="Times New Roman"/>
                                <w:i/>
                                <w:iCs/>
                                <w:sz w:val="24"/>
                                <w:szCs w:val="24"/>
                              </w:rPr>
                            </w:pPr>
                            <w:r w:rsidRPr="00AE67CA">
                              <w:rPr>
                                <w:rFonts w:ascii="Times New Roman" w:hAnsi="Times New Roman" w:cs="Times New Roman"/>
                                <w:i/>
                                <w:iCs/>
                                <w:sz w:val="24"/>
                                <w:szCs w:val="24"/>
                              </w:rPr>
                              <w:t>Figuur 6</w:t>
                            </w:r>
                            <w:r w:rsidR="00AE67CA">
                              <w:rPr>
                                <w:rFonts w:ascii="Times New Roman" w:hAnsi="Times New Roman" w:cs="Times New Roman"/>
                                <w:i/>
                                <w:iCs/>
                                <w:sz w:val="24"/>
                                <w:szCs w:val="24"/>
                              </w:rPr>
                              <w:t xml:space="preserve">: </w:t>
                            </w:r>
                            <w:r w:rsidRPr="00AE67CA">
                              <w:rPr>
                                <w:rFonts w:ascii="Times New Roman" w:hAnsi="Times New Roman" w:cs="Times New Roman"/>
                                <w:sz w:val="24"/>
                                <w:szCs w:val="24"/>
                              </w:rPr>
                              <w:t xml:space="preserve">Deze figuur uit Piwek et al. (2014) geeft een weergave van de karakters gebruikt in hun onderzoek. </w:t>
                            </w:r>
                            <w:r w:rsidR="00AE67CA" w:rsidRPr="00AE67CA">
                              <w:rPr>
                                <w:rFonts w:ascii="Times New Roman" w:hAnsi="Times New Roman" w:cs="Times New Roman"/>
                                <w:sz w:val="24"/>
                                <w:szCs w:val="24"/>
                              </w:rPr>
                              <w:t>Van links naar rechts gepresenteerd, staat de: “Battle Robot”, “Toy Robot”, “Mannequin”,</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”Skeleton”,</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”Zombie”,</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”Low Quality Man”,</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”High Quality Man”</w:t>
                            </w:r>
                            <w:ins w:id="81" w:author="Sean" w:date="2021-05-17T17:21:00Z">
                              <w:r w:rsidR="007F62AF">
                                <w:rPr>
                                  <w:rFonts w:ascii="Times New Roman" w:hAnsi="Times New Roman" w:cs="Times New Roman"/>
                                  <w:sz w:val="24"/>
                                  <w:szCs w:val="24"/>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1ED8C" id="Tekstvak 2" o:spid="_x0000_s1032" type="#_x0000_t202" style="position:absolute;left:0;text-align:left;margin-left:0;margin-top:103.55pt;width:495.6pt;height:66.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" fillcolor="white [3201]" stroked="f" strokeweight=".5pt">
                <v:textbox>
                  <w:txbxContent>
                    <w:p w14:paraId="172BDB4E" w14:textId="4CF42D60" w:rsidR="000A101C" w:rsidRPr="00AE67CA" w:rsidRDefault="000A101C" w:rsidP="00AE67CA">
                      <w:pPr>
                        <w:spacing w:line="360" w:lineRule="auto"/>
                        <w:jc w:val="both"/>
                        <w:rPr>
                          <w:rFonts w:ascii="Times New Roman" w:hAnsi="Times New Roman" w:cs="Times New Roman"/>
                          <w:i/>
                          <w:iCs/>
                          <w:sz w:val="24"/>
                          <w:szCs w:val="24"/>
                        </w:rPr>
                      </w:pPr>
                      <w:r w:rsidRPr="00AE67CA">
                        <w:rPr>
                          <w:rFonts w:ascii="Times New Roman" w:hAnsi="Times New Roman" w:cs="Times New Roman"/>
                          <w:i/>
                          <w:iCs/>
                          <w:sz w:val="24"/>
                          <w:szCs w:val="24"/>
                        </w:rPr>
                        <w:t>Figuur 6</w:t>
                      </w:r>
                      <w:r w:rsidR="00AE67CA">
                        <w:rPr>
                          <w:rFonts w:ascii="Times New Roman" w:hAnsi="Times New Roman" w:cs="Times New Roman"/>
                          <w:i/>
                          <w:iCs/>
                          <w:sz w:val="24"/>
                          <w:szCs w:val="24"/>
                        </w:rPr>
                        <w:t xml:space="preserve">: </w:t>
                      </w:r>
                      <w:r w:rsidRPr="00AE67CA">
                        <w:rPr>
                          <w:rFonts w:ascii="Times New Roman" w:hAnsi="Times New Roman" w:cs="Times New Roman"/>
                          <w:sz w:val="24"/>
                          <w:szCs w:val="24"/>
                        </w:rPr>
                        <w:t xml:space="preserve">Deze figuur uit Piwek et al. (2014) geeft een weergave van de karakters gebruikt in hun onderzoek. </w:t>
                      </w:r>
                      <w:r w:rsidR="00AE67CA" w:rsidRPr="00AE67CA">
                        <w:rPr>
                          <w:rFonts w:ascii="Times New Roman" w:hAnsi="Times New Roman" w:cs="Times New Roman"/>
                          <w:sz w:val="24"/>
                          <w:szCs w:val="24"/>
                        </w:rPr>
                        <w:t>Van links naar rechts gepresenteerd, staat de: “Battle Robot”, “Toy Robot”, “Mannequin”,</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”Skeleton”,</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”Zombie”,</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”Low Quality Man”,</w:t>
                      </w:r>
                      <w:r w:rsidR="00AE67CA">
                        <w:rPr>
                          <w:rFonts w:ascii="Times New Roman" w:hAnsi="Times New Roman" w:cs="Times New Roman"/>
                          <w:sz w:val="24"/>
                          <w:szCs w:val="24"/>
                        </w:rPr>
                        <w:t xml:space="preserve"> </w:t>
                      </w:r>
                      <w:r w:rsidR="00AE67CA" w:rsidRPr="00AE67CA">
                        <w:rPr>
                          <w:rFonts w:ascii="Times New Roman" w:hAnsi="Times New Roman" w:cs="Times New Roman"/>
                          <w:sz w:val="24"/>
                          <w:szCs w:val="24"/>
                        </w:rPr>
                        <w:t>”High Quality Man”</w:t>
                      </w:r>
                      <w:ins w:id="82" w:author="Sean" w:date="2021-05-17T17:21:00Z">
                        <w:r w:rsidR="007F62AF">
                          <w:rPr>
                            <w:rFonts w:ascii="Times New Roman" w:hAnsi="Times New Roman" w:cs="Times New Roman"/>
                            <w:sz w:val="24"/>
                            <w:szCs w:val="24"/>
                          </w:rPr>
                          <w:t>.</w:t>
                        </w:r>
                      </w:ins>
                    </w:p>
                  </w:txbxContent>
                </v:textbox>
                <w10:wrap anchorx="margin"/>
              </v:shape>
            </w:pict>
          </mc:Fallback>
        </mc:AlternateContent>
      </w:r>
      <w:r>
        <w:rPr>
          <w:noProof/>
          <w:lang w:val="en-US"/>
        </w:rPr>
        <w:drawing>
          <wp:anchor distT="0" distB="0" distL="114300" distR="114300" simplePos="0" relativeHeight="251672576" behindDoc="0" locked="0" layoutInCell="1" allowOverlap="1" wp14:anchorId="3A464084" wp14:editId="064285DF">
            <wp:simplePos x="0" y="0"/>
            <wp:positionH relativeFrom="margin">
              <wp:align>center</wp:align>
            </wp:positionH>
            <wp:positionV relativeFrom="page">
              <wp:posOffset>560705</wp:posOffset>
            </wp:positionV>
            <wp:extent cx="4848225" cy="1696720"/>
            <wp:effectExtent l="0" t="0" r="9525" b="0"/>
            <wp:wrapThrough wrapText="bothSides">
              <wp:wrapPolygon edited="0">
                <wp:start x="0" y="0"/>
                <wp:lineTo x="0" y="21341"/>
                <wp:lineTo x="21558" y="21341"/>
                <wp:lineTo x="21558"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339" t="37375" r="15616" b="43311"/>
                    <a:stretch/>
                  </pic:blipFill>
                  <pic:spPr bwMode="auto">
                    <a:xfrm>
                      <a:off x="0" y="0"/>
                      <a:ext cx="4848225" cy="169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moveFromRangeStart w:id="83" w:author="Sean" w:date="2021-05-17T17:20:00Z" w:name="move72164430"/>
      <w:moveFrom w:id="84" w:author="Sean" w:date="2021-05-17T17:20:00Z">
        <w:r w:rsidR="00781EB7" w:rsidRPr="007F62AF" w:rsidDel="007F62AF">
          <w:rPr>
            <w:rFonts w:ascii="Times New Roman" w:hAnsi="Times New Roman" w:cs="Times New Roman"/>
            <w:sz w:val="24"/>
            <w:szCs w:val="24"/>
            <w:rPrChange w:id="85" w:author="Sean" w:date="2021-05-17T17:20:00Z">
              <w:rPr>
                <w:rFonts w:ascii="Times New Roman" w:hAnsi="Times New Roman" w:cs="Times New Roman"/>
                <w:sz w:val="24"/>
                <w:szCs w:val="24"/>
                <w:lang w:val="en-GB"/>
              </w:rPr>
            </w:rPrChange>
          </w:rPr>
          <w:t>werden gehaald uit “</w:t>
        </w:r>
        <w:bookmarkStart w:id="86" w:name="_Hlk43108346"/>
        <w:r w:rsidR="00781EB7" w:rsidRPr="007F62AF" w:rsidDel="007F62AF">
          <w:rPr>
            <w:rFonts w:ascii="Times New Roman" w:hAnsi="Times New Roman" w:cs="Times New Roman"/>
            <w:sz w:val="24"/>
            <w:szCs w:val="24"/>
            <w:rPrChange w:id="87" w:author="Sean" w:date="2021-05-17T17:20:00Z">
              <w:rPr>
                <w:rFonts w:ascii="Times New Roman" w:hAnsi="Times New Roman" w:cs="Times New Roman"/>
                <w:sz w:val="24"/>
                <w:szCs w:val="24"/>
                <w:lang w:val="en-GB"/>
              </w:rPr>
            </w:rPrChange>
          </w:rPr>
          <w:t xml:space="preserve">A Motion Capture Library for The Study of Identity, Gender, and Emotion Perception from Biological Motion” van Ma, Paterson en Pollick (2006). </w:t>
        </w:r>
        <w:bookmarkEnd w:id="86"/>
        <w:r w:rsidR="00781EB7" w:rsidRPr="001270EA" w:rsidDel="007F62AF">
          <w:rPr>
            <w:rFonts w:ascii="Times New Roman" w:hAnsi="Times New Roman" w:cs="Times New Roman"/>
            <w:sz w:val="24"/>
            <w:szCs w:val="24"/>
          </w:rPr>
          <w:t xml:space="preserve">Na het creëren van de set vervormde bewegingen, </w:t>
        </w:r>
        <w:r w:rsidR="003B00BB" w:rsidRPr="00EB4B9A" w:rsidDel="007F62AF">
          <w:rPr>
            <w:rFonts w:ascii="Times New Roman" w:hAnsi="Times New Roman" w:cs="Times New Roman"/>
            <w:sz w:val="24"/>
            <w:szCs w:val="24"/>
          </w:rPr>
          <w:t>zullen</w:t>
        </w:r>
        <w:r w:rsidR="00781EB7" w:rsidRPr="00EB4B9A" w:rsidDel="007F62AF">
          <w:rPr>
            <w:rFonts w:ascii="Times New Roman" w:hAnsi="Times New Roman" w:cs="Times New Roman"/>
            <w:sz w:val="24"/>
            <w:szCs w:val="24"/>
          </w:rPr>
          <w:t xml:space="preserve"> </w:t>
        </w:r>
        <w:r w:rsidR="00781EB7" w:rsidRPr="007B3247" w:rsidDel="007F62AF">
          <w:rPr>
            <w:rFonts w:ascii="Times New Roman" w:hAnsi="Times New Roman" w:cs="Times New Roman"/>
            <w:sz w:val="24"/>
            <w:szCs w:val="24"/>
          </w:rPr>
          <w:t>quicktime</w:t>
        </w:r>
        <w:r w:rsidR="00781EB7" w:rsidRPr="00EB4B9A" w:rsidDel="007F62AF">
          <w:rPr>
            <w:rFonts w:ascii="Times New Roman" w:hAnsi="Times New Roman" w:cs="Times New Roman"/>
            <w:sz w:val="24"/>
            <w:szCs w:val="24"/>
          </w:rPr>
          <w:t xml:space="preserve">-films van twee seconden </w:t>
        </w:r>
        <w:r w:rsidR="003B00BB" w:rsidRPr="00EB4B9A" w:rsidDel="007F62AF">
          <w:rPr>
            <w:rFonts w:ascii="Times New Roman" w:hAnsi="Times New Roman" w:cs="Times New Roman"/>
            <w:sz w:val="24"/>
            <w:szCs w:val="24"/>
          </w:rPr>
          <w:t xml:space="preserve">van de statische en geanimeerde karakters </w:t>
        </w:r>
        <w:r w:rsidR="00781EB7" w:rsidRPr="00EB4B9A" w:rsidDel="007F62AF">
          <w:rPr>
            <w:rFonts w:ascii="Times New Roman" w:hAnsi="Times New Roman" w:cs="Times New Roman"/>
            <w:sz w:val="24"/>
            <w:szCs w:val="24"/>
          </w:rPr>
          <w:t xml:space="preserve">gegenereerd </w:t>
        </w:r>
        <w:r w:rsidR="003B00BB" w:rsidRPr="00EB4B9A" w:rsidDel="007F62AF">
          <w:rPr>
            <w:rFonts w:ascii="Times New Roman" w:hAnsi="Times New Roman" w:cs="Times New Roman"/>
            <w:sz w:val="24"/>
            <w:szCs w:val="24"/>
          </w:rPr>
          <w:t xml:space="preserve">worden </w:t>
        </w:r>
        <w:r w:rsidR="00781EB7" w:rsidRPr="00EB4B9A" w:rsidDel="007F62AF">
          <w:rPr>
            <w:rFonts w:ascii="Times New Roman" w:hAnsi="Times New Roman" w:cs="Times New Roman"/>
            <w:sz w:val="24"/>
            <w:szCs w:val="24"/>
          </w:rPr>
          <w:t>met behulp van Poser 6-software.</w:t>
        </w:r>
        <w:r w:rsidR="00EC51AD" w:rsidDel="007F62AF">
          <w:rPr>
            <w:rFonts w:ascii="Times New Roman" w:hAnsi="Times New Roman" w:cs="Times New Roman"/>
            <w:sz w:val="24"/>
            <w:szCs w:val="24"/>
          </w:rPr>
          <w:t xml:space="preserve"> </w:t>
        </w:r>
      </w:moveFrom>
    </w:p>
    <w:moveFromRangeEnd w:id="83"/>
    <w:p w14:paraId="7255668B" w14:textId="35BCDCDC" w:rsidR="00447B7B" w:rsidDel="007F62AF" w:rsidRDefault="00447B7B" w:rsidP="003B00BB">
      <w:pPr>
        <w:spacing w:line="360" w:lineRule="auto"/>
        <w:ind w:firstLine="708"/>
        <w:jc w:val="both"/>
        <w:rPr>
          <w:del w:id="88" w:author="Sean" w:date="2021-05-17T17:21:00Z"/>
          <w:rFonts w:ascii="Times New Roman" w:hAnsi="Times New Roman" w:cs="Times New Roman"/>
          <w:sz w:val="24"/>
          <w:szCs w:val="24"/>
        </w:rPr>
      </w:pPr>
    </w:p>
    <w:p w14:paraId="2A6DB1CA" w14:textId="08D794EB" w:rsidR="0074374A" w:rsidRPr="001270EA" w:rsidDel="007F62AF" w:rsidRDefault="0074374A" w:rsidP="00070BEB">
      <w:pPr>
        <w:spacing w:line="360" w:lineRule="auto"/>
        <w:jc w:val="both"/>
        <w:rPr>
          <w:del w:id="89" w:author="Sean" w:date="2021-05-17T17:21:00Z"/>
          <w:rFonts w:ascii="Times New Roman" w:hAnsi="Times New Roman" w:cs="Times New Roman"/>
          <w:sz w:val="24"/>
          <w:szCs w:val="24"/>
          <w:u w:val="single"/>
        </w:rPr>
      </w:pPr>
    </w:p>
    <w:p w14:paraId="3A063CC6" w14:textId="4528D421" w:rsidR="00B61F76" w:rsidRPr="001270EA" w:rsidDel="007F62AF" w:rsidRDefault="00B61F76" w:rsidP="00070BEB">
      <w:pPr>
        <w:jc w:val="both"/>
        <w:rPr>
          <w:del w:id="90" w:author="Sean" w:date="2021-05-17T17:21:00Z"/>
          <w:rFonts w:ascii="Times New Roman" w:hAnsi="Times New Roman" w:cs="Times New Roman"/>
          <w:b/>
          <w:bCs/>
          <w:i/>
          <w:iCs/>
          <w:sz w:val="28"/>
          <w:szCs w:val="28"/>
        </w:rPr>
      </w:pPr>
    </w:p>
    <w:p w14:paraId="385D6F4A" w14:textId="43F62C5D" w:rsidR="00B61F76" w:rsidRPr="001270EA" w:rsidDel="007F62AF" w:rsidRDefault="00B61F76" w:rsidP="00070BEB">
      <w:pPr>
        <w:jc w:val="both"/>
        <w:rPr>
          <w:del w:id="91" w:author="Sean" w:date="2021-05-17T17:21:00Z"/>
          <w:rFonts w:ascii="Times New Roman" w:hAnsi="Times New Roman" w:cs="Times New Roman"/>
          <w:b/>
          <w:bCs/>
          <w:i/>
          <w:iCs/>
          <w:sz w:val="28"/>
          <w:szCs w:val="28"/>
        </w:rPr>
      </w:pPr>
    </w:p>
    <w:p w14:paraId="2E7150AB" w14:textId="48DB44B7" w:rsidR="00707F4D" w:rsidDel="007F62AF" w:rsidRDefault="00707F4D" w:rsidP="00E91799">
      <w:pPr>
        <w:spacing w:line="360" w:lineRule="auto"/>
        <w:jc w:val="both"/>
        <w:rPr>
          <w:del w:id="92" w:author="Sean" w:date="2021-05-17T17:21:00Z"/>
          <w:rFonts w:ascii="Times New Roman" w:hAnsi="Times New Roman" w:cs="Times New Roman"/>
          <w:sz w:val="24"/>
          <w:szCs w:val="24"/>
        </w:rPr>
      </w:pPr>
    </w:p>
    <w:p w14:paraId="728EAFCF" w14:textId="201C3E13" w:rsidR="00E91799" w:rsidRPr="00552ECA" w:rsidRDefault="00E91799" w:rsidP="00E91799">
      <w:pPr>
        <w:spacing w:line="360" w:lineRule="auto"/>
        <w:jc w:val="both"/>
        <w:rPr>
          <w:rFonts w:ascii="Times New Roman" w:hAnsi="Times New Roman" w:cs="Times New Roman"/>
          <w:sz w:val="24"/>
          <w:szCs w:val="24"/>
        </w:rPr>
      </w:pPr>
      <w:del w:id="93" w:author="Sean" w:date="2021-05-17T17:21:00Z">
        <w:r w:rsidRPr="00552ECA" w:rsidDel="007F62AF">
          <w:rPr>
            <w:rFonts w:ascii="Times New Roman" w:hAnsi="Times New Roman" w:cs="Times New Roman"/>
            <w:sz w:val="24"/>
            <w:szCs w:val="24"/>
          </w:rPr>
          <w:delText>.</w:delText>
        </w:r>
      </w:del>
      <w:r w:rsidRPr="00552ECA">
        <w:rPr>
          <w:rFonts w:ascii="Times New Roman" w:hAnsi="Times New Roman" w:cs="Times New Roman"/>
          <w:sz w:val="24"/>
          <w:szCs w:val="24"/>
        </w:rPr>
        <w:t xml:space="preserve"> </w:t>
      </w:r>
    </w:p>
    <w:p w14:paraId="61A5D6F4" w14:textId="26637416" w:rsidR="00D37181" w:rsidRDefault="00D37181" w:rsidP="00070BEB">
      <w:pPr>
        <w:jc w:val="both"/>
        <w:rPr>
          <w:rFonts w:ascii="Times New Roman" w:hAnsi="Times New Roman" w:cs="Times New Roman"/>
          <w:b/>
          <w:bCs/>
          <w:i/>
          <w:iCs/>
          <w:sz w:val="28"/>
          <w:szCs w:val="28"/>
        </w:rPr>
      </w:pPr>
    </w:p>
    <w:p w14:paraId="1AA7D2D1" w14:textId="3A5C9631" w:rsidR="00D37181" w:rsidRDefault="00D37181" w:rsidP="00070BEB">
      <w:pPr>
        <w:jc w:val="both"/>
        <w:rPr>
          <w:rFonts w:ascii="Times New Roman" w:hAnsi="Times New Roman" w:cs="Times New Roman"/>
          <w:b/>
          <w:bCs/>
          <w:i/>
          <w:iCs/>
          <w:sz w:val="28"/>
          <w:szCs w:val="28"/>
        </w:rPr>
      </w:pPr>
    </w:p>
    <w:p w14:paraId="7248769B" w14:textId="3EC38EFC" w:rsidR="006F4284" w:rsidDel="007F62AF" w:rsidRDefault="006F4284" w:rsidP="00070BEB">
      <w:pPr>
        <w:jc w:val="both"/>
        <w:rPr>
          <w:del w:id="94" w:author="Sean" w:date="2021-05-17T17:22:00Z"/>
          <w:rFonts w:ascii="Times New Roman" w:hAnsi="Times New Roman" w:cs="Times New Roman"/>
          <w:b/>
          <w:bCs/>
          <w:i/>
          <w:iCs/>
          <w:sz w:val="28"/>
          <w:szCs w:val="28"/>
        </w:rPr>
      </w:pPr>
    </w:p>
    <w:p w14:paraId="1B69B108" w14:textId="79DC2E63" w:rsidR="006F4284" w:rsidDel="007F62AF" w:rsidRDefault="006F4284" w:rsidP="00070BEB">
      <w:pPr>
        <w:jc w:val="both"/>
        <w:rPr>
          <w:del w:id="95" w:author="Sean" w:date="2021-05-17T17:22:00Z"/>
          <w:rFonts w:ascii="Times New Roman" w:hAnsi="Times New Roman" w:cs="Times New Roman"/>
          <w:b/>
          <w:bCs/>
          <w:i/>
          <w:iCs/>
          <w:sz w:val="28"/>
          <w:szCs w:val="28"/>
        </w:rPr>
      </w:pPr>
    </w:p>
    <w:p w14:paraId="3F0F6800" w14:textId="468ABF0E" w:rsidR="00840D3D" w:rsidDel="007F62AF" w:rsidRDefault="00840D3D" w:rsidP="00070BEB">
      <w:pPr>
        <w:jc w:val="both"/>
        <w:rPr>
          <w:del w:id="96" w:author="Sean" w:date="2021-05-17T17:22:00Z"/>
          <w:rFonts w:ascii="Times New Roman" w:hAnsi="Times New Roman" w:cs="Times New Roman"/>
          <w:b/>
          <w:bCs/>
          <w:i/>
          <w:iCs/>
          <w:sz w:val="28"/>
          <w:szCs w:val="28"/>
        </w:rPr>
      </w:pPr>
    </w:p>
    <w:p w14:paraId="4F6AA3BF" w14:textId="4C6BB38A" w:rsidR="00840D3D" w:rsidDel="007F62AF" w:rsidRDefault="00840D3D" w:rsidP="00070BEB">
      <w:pPr>
        <w:jc w:val="both"/>
        <w:rPr>
          <w:del w:id="97" w:author="Sean" w:date="2021-05-17T17:21:00Z"/>
          <w:rFonts w:ascii="Times New Roman" w:hAnsi="Times New Roman" w:cs="Times New Roman"/>
          <w:b/>
          <w:bCs/>
          <w:i/>
          <w:iCs/>
          <w:sz w:val="28"/>
          <w:szCs w:val="28"/>
        </w:rPr>
      </w:pPr>
    </w:p>
    <w:p w14:paraId="53782F61" w14:textId="30EE0FDF" w:rsidR="00840D3D" w:rsidDel="007F62AF" w:rsidRDefault="00840D3D" w:rsidP="00070BEB">
      <w:pPr>
        <w:jc w:val="both"/>
        <w:rPr>
          <w:del w:id="98" w:author="Sean" w:date="2021-05-17T17:21:00Z"/>
          <w:rFonts w:ascii="Times New Roman" w:hAnsi="Times New Roman" w:cs="Times New Roman"/>
          <w:b/>
          <w:bCs/>
          <w:i/>
          <w:iCs/>
          <w:sz w:val="28"/>
          <w:szCs w:val="28"/>
        </w:rPr>
      </w:pPr>
    </w:p>
    <w:p w14:paraId="5AE42201" w14:textId="2EAA9589" w:rsidR="00840D3D" w:rsidDel="007F62AF" w:rsidRDefault="00840D3D" w:rsidP="00070BEB">
      <w:pPr>
        <w:jc w:val="both"/>
        <w:rPr>
          <w:del w:id="99" w:author="Sean" w:date="2021-05-17T17:21:00Z"/>
          <w:rFonts w:ascii="Times New Roman" w:hAnsi="Times New Roman" w:cs="Times New Roman"/>
          <w:b/>
          <w:bCs/>
          <w:i/>
          <w:iCs/>
          <w:sz w:val="28"/>
          <w:szCs w:val="28"/>
        </w:rPr>
      </w:pPr>
    </w:p>
    <w:p w14:paraId="06707E45" w14:textId="28533290" w:rsidR="00840D3D" w:rsidDel="007F62AF" w:rsidRDefault="00840D3D" w:rsidP="00070BEB">
      <w:pPr>
        <w:jc w:val="both"/>
        <w:rPr>
          <w:del w:id="100" w:author="Sean" w:date="2021-05-17T17:21:00Z"/>
          <w:rFonts w:ascii="Times New Roman" w:hAnsi="Times New Roman" w:cs="Times New Roman"/>
          <w:b/>
          <w:bCs/>
          <w:i/>
          <w:iCs/>
          <w:sz w:val="28"/>
          <w:szCs w:val="28"/>
        </w:rPr>
      </w:pPr>
    </w:p>
    <w:p w14:paraId="7DF01829" w14:textId="0AB6D9F7" w:rsidR="00840D3D" w:rsidDel="007F62AF" w:rsidRDefault="00840D3D" w:rsidP="00070BEB">
      <w:pPr>
        <w:jc w:val="both"/>
        <w:rPr>
          <w:del w:id="101" w:author="Sean" w:date="2021-05-17T17:21:00Z"/>
          <w:rFonts w:ascii="Times New Roman" w:hAnsi="Times New Roman" w:cs="Times New Roman"/>
          <w:b/>
          <w:bCs/>
          <w:i/>
          <w:iCs/>
          <w:sz w:val="28"/>
          <w:szCs w:val="28"/>
        </w:rPr>
      </w:pPr>
    </w:p>
    <w:p w14:paraId="541F956E" w14:textId="52C4AE63" w:rsidR="00840D3D" w:rsidDel="007F62AF" w:rsidRDefault="00840D3D" w:rsidP="00070BEB">
      <w:pPr>
        <w:jc w:val="both"/>
        <w:rPr>
          <w:del w:id="102" w:author="Sean" w:date="2021-05-17T17:21:00Z"/>
          <w:rFonts w:ascii="Times New Roman" w:hAnsi="Times New Roman" w:cs="Times New Roman"/>
          <w:b/>
          <w:bCs/>
          <w:i/>
          <w:iCs/>
          <w:sz w:val="28"/>
          <w:szCs w:val="28"/>
        </w:rPr>
      </w:pPr>
    </w:p>
    <w:p w14:paraId="6203E918" w14:textId="1E501579" w:rsidR="00D92C85" w:rsidDel="007F62AF" w:rsidRDefault="00D92C85" w:rsidP="003F0CB0">
      <w:pPr>
        <w:spacing w:line="360" w:lineRule="auto"/>
        <w:ind w:firstLine="708"/>
        <w:jc w:val="both"/>
        <w:rPr>
          <w:del w:id="103" w:author="Sean" w:date="2021-05-17T17:21:00Z"/>
          <w:rFonts w:ascii="Times New Roman" w:hAnsi="Times New Roman" w:cs="Times New Roman"/>
          <w:sz w:val="24"/>
          <w:szCs w:val="24"/>
        </w:rPr>
      </w:pPr>
    </w:p>
    <w:p w14:paraId="13043942" w14:textId="51C16F9D" w:rsidR="00D92C85" w:rsidRDefault="00D92C85" w:rsidP="00D92C85">
      <w:pPr>
        <w:jc w:val="both"/>
        <w:rPr>
          <w:rFonts w:ascii="Times New Roman" w:hAnsi="Times New Roman" w:cs="Times New Roman"/>
          <w:sz w:val="24"/>
          <w:szCs w:val="24"/>
        </w:rPr>
      </w:pPr>
      <w:r w:rsidRPr="00D92C85">
        <w:rPr>
          <w:rFonts w:ascii="Times New Roman" w:hAnsi="Times New Roman" w:cs="Times New Roman"/>
          <w:b/>
          <w:bCs/>
          <w:i/>
          <w:iCs/>
          <w:sz w:val="28"/>
          <w:szCs w:val="28"/>
        </w:rPr>
        <w:t>Steekproef</w:t>
      </w:r>
    </w:p>
    <w:p w14:paraId="276C7D47" w14:textId="2E8BC488" w:rsidR="006F4284" w:rsidRDefault="00630685" w:rsidP="003F0CB0">
      <w:pPr>
        <w:spacing w:line="360" w:lineRule="auto"/>
        <w:ind w:firstLine="708"/>
        <w:jc w:val="both"/>
        <w:rPr>
          <w:rFonts w:ascii="Times New Roman" w:hAnsi="Times New Roman" w:cs="Times New Roman"/>
          <w:sz w:val="24"/>
          <w:szCs w:val="24"/>
        </w:rPr>
      </w:pPr>
      <w:r w:rsidRPr="004C13B1">
        <w:rPr>
          <w:rFonts w:ascii="Times New Roman" w:hAnsi="Times New Roman" w:cs="Times New Roman"/>
          <w:sz w:val="24"/>
          <w:szCs w:val="24"/>
        </w:rPr>
        <w:t>De vraag om het onderzoek van Piwek et a</w:t>
      </w:r>
      <w:r>
        <w:rPr>
          <w:rFonts w:ascii="Times New Roman" w:hAnsi="Times New Roman" w:cs="Times New Roman"/>
          <w:sz w:val="24"/>
          <w:szCs w:val="24"/>
        </w:rPr>
        <w:t>l.</w:t>
      </w:r>
      <w:r w:rsidR="00466918">
        <w:rPr>
          <w:rFonts w:ascii="Times New Roman" w:hAnsi="Times New Roman" w:cs="Times New Roman"/>
          <w:sz w:val="24"/>
          <w:szCs w:val="24"/>
        </w:rPr>
        <w:t xml:space="preserve"> (2013)</w:t>
      </w:r>
      <w:r>
        <w:rPr>
          <w:rFonts w:ascii="Times New Roman" w:hAnsi="Times New Roman" w:cs="Times New Roman"/>
          <w:sz w:val="24"/>
          <w:szCs w:val="24"/>
        </w:rPr>
        <w:t xml:space="preserve"> </w:t>
      </w:r>
      <w:r w:rsidRPr="004C13B1">
        <w:rPr>
          <w:rFonts w:ascii="Times New Roman" w:hAnsi="Times New Roman" w:cs="Times New Roman"/>
          <w:sz w:val="24"/>
          <w:szCs w:val="24"/>
        </w:rPr>
        <w:t xml:space="preserve">te repliceren werd goedgekeurd door het Ethische Commissie Psychologische en Pedagogische Wetenschappen van de Universiteit van Gent. Er </w:t>
      </w:r>
      <w:r w:rsidR="00B34856" w:rsidRPr="00B34856">
        <w:rPr>
          <w:rFonts w:ascii="Times New Roman" w:hAnsi="Times New Roman" w:cs="Times New Roman"/>
          <w:sz w:val="24"/>
          <w:szCs w:val="24"/>
        </w:rPr>
        <w:t>werd</w:t>
      </w:r>
      <w:r w:rsidRPr="004C13B1">
        <w:rPr>
          <w:rFonts w:ascii="Times New Roman" w:hAnsi="Times New Roman" w:cs="Times New Roman"/>
          <w:sz w:val="24"/>
          <w:szCs w:val="24"/>
        </w:rPr>
        <w:t xml:space="preserve"> gebruik gemaakt van de </w:t>
      </w:r>
      <w:r w:rsidR="001F7571">
        <w:rPr>
          <w:rFonts w:ascii="Times New Roman" w:hAnsi="Times New Roman" w:cs="Times New Roman"/>
          <w:sz w:val="24"/>
          <w:szCs w:val="24"/>
        </w:rPr>
        <w:t>Prolific Academic</w:t>
      </w:r>
      <w:r w:rsidRPr="004C13B1">
        <w:rPr>
          <w:rFonts w:ascii="Times New Roman" w:hAnsi="Times New Roman" w:cs="Times New Roman"/>
          <w:sz w:val="24"/>
          <w:szCs w:val="24"/>
        </w:rPr>
        <w:t>,</w:t>
      </w:r>
      <w:r w:rsidR="001F7571">
        <w:rPr>
          <w:rFonts w:ascii="Times New Roman" w:hAnsi="Times New Roman" w:cs="Times New Roman"/>
          <w:sz w:val="24"/>
          <w:szCs w:val="24"/>
        </w:rPr>
        <w:t xml:space="preserve"> een online rekruteringsplatform, om </w:t>
      </w:r>
      <w:r w:rsidR="00B34856">
        <w:rPr>
          <w:rFonts w:ascii="Times New Roman" w:hAnsi="Times New Roman" w:cs="Times New Roman"/>
          <w:sz w:val="24"/>
          <w:szCs w:val="24"/>
        </w:rPr>
        <w:t xml:space="preserve">volwassen </w:t>
      </w:r>
      <w:r w:rsidR="001F7571">
        <w:rPr>
          <w:rFonts w:ascii="Times New Roman" w:hAnsi="Times New Roman" w:cs="Times New Roman"/>
          <w:sz w:val="24"/>
          <w:szCs w:val="24"/>
        </w:rPr>
        <w:t>deelnemers</w:t>
      </w:r>
      <w:r w:rsidR="00B34856">
        <w:rPr>
          <w:rFonts w:ascii="Times New Roman" w:hAnsi="Times New Roman" w:cs="Times New Roman"/>
          <w:sz w:val="24"/>
          <w:szCs w:val="24"/>
        </w:rPr>
        <w:t xml:space="preserve"> (18+)</w:t>
      </w:r>
      <w:r w:rsidR="001F7571">
        <w:rPr>
          <w:rFonts w:ascii="Times New Roman" w:hAnsi="Times New Roman" w:cs="Times New Roman"/>
          <w:sz w:val="24"/>
          <w:szCs w:val="24"/>
        </w:rPr>
        <w:t xml:space="preserve"> te </w:t>
      </w:r>
      <w:r w:rsidR="00C60A14">
        <w:rPr>
          <w:rFonts w:ascii="Times New Roman" w:hAnsi="Times New Roman" w:cs="Times New Roman"/>
          <w:sz w:val="24"/>
          <w:szCs w:val="24"/>
        </w:rPr>
        <w:t>verzamelen</w:t>
      </w:r>
      <w:r w:rsidR="001F7571">
        <w:rPr>
          <w:rFonts w:ascii="Times New Roman" w:hAnsi="Times New Roman" w:cs="Times New Roman"/>
          <w:sz w:val="24"/>
          <w:szCs w:val="24"/>
        </w:rPr>
        <w:t>.</w:t>
      </w:r>
      <w:r w:rsidRPr="004C13B1">
        <w:rPr>
          <w:rFonts w:ascii="Times New Roman" w:hAnsi="Times New Roman" w:cs="Times New Roman"/>
          <w:sz w:val="24"/>
          <w:szCs w:val="24"/>
        </w:rPr>
        <w:t xml:space="preserve"> </w:t>
      </w:r>
      <w:r w:rsidR="00395EAA">
        <w:rPr>
          <w:rFonts w:ascii="Times New Roman" w:hAnsi="Times New Roman" w:cs="Times New Roman"/>
          <w:sz w:val="24"/>
          <w:szCs w:val="24"/>
        </w:rPr>
        <w:t>Er werd een</w:t>
      </w:r>
      <w:r w:rsidR="006F4284">
        <w:rPr>
          <w:rFonts w:ascii="Times New Roman" w:hAnsi="Times New Roman" w:cs="Times New Roman"/>
          <w:sz w:val="24"/>
          <w:szCs w:val="24"/>
        </w:rPr>
        <w:t xml:space="preserve"> beslissing omtrent het verminderen van het aantal aangeboden trials</w:t>
      </w:r>
      <w:r w:rsidR="00395EAA">
        <w:rPr>
          <w:rFonts w:ascii="Times New Roman" w:hAnsi="Times New Roman" w:cs="Times New Roman"/>
          <w:sz w:val="24"/>
          <w:szCs w:val="24"/>
        </w:rPr>
        <w:t xml:space="preserve"> (zie verder)</w:t>
      </w:r>
      <w:r w:rsidR="006F4284">
        <w:rPr>
          <w:rFonts w:ascii="Times New Roman" w:hAnsi="Times New Roman" w:cs="Times New Roman"/>
          <w:sz w:val="24"/>
          <w:szCs w:val="24"/>
        </w:rPr>
        <w:t xml:space="preserve">, </w:t>
      </w:r>
      <w:r w:rsidR="00395EAA">
        <w:rPr>
          <w:rFonts w:ascii="Times New Roman" w:hAnsi="Times New Roman" w:cs="Times New Roman"/>
          <w:sz w:val="24"/>
          <w:szCs w:val="24"/>
        </w:rPr>
        <w:t>wat</w:t>
      </w:r>
      <w:r w:rsidR="006F4284">
        <w:rPr>
          <w:rFonts w:ascii="Times New Roman" w:hAnsi="Times New Roman" w:cs="Times New Roman"/>
          <w:sz w:val="24"/>
          <w:szCs w:val="24"/>
        </w:rPr>
        <w:t xml:space="preserve"> een invloed </w:t>
      </w:r>
      <w:r w:rsidR="00395EAA">
        <w:rPr>
          <w:rFonts w:ascii="Times New Roman" w:hAnsi="Times New Roman" w:cs="Times New Roman"/>
          <w:sz w:val="24"/>
          <w:szCs w:val="24"/>
        </w:rPr>
        <w:t xml:space="preserve">heeft </w:t>
      </w:r>
      <w:r w:rsidR="006F4284">
        <w:rPr>
          <w:rFonts w:ascii="Times New Roman" w:hAnsi="Times New Roman" w:cs="Times New Roman"/>
          <w:sz w:val="24"/>
          <w:szCs w:val="24"/>
        </w:rPr>
        <w:t xml:space="preserve">op het rekruteren van deelnemers voor deze replicatiestudie. Door het verminderen van het aantal trials, dienen meer participanten zich aan te melden om een geldige replicatiestudie te kunnen uitvoeren. </w:t>
      </w:r>
      <w:commentRangeStart w:id="104"/>
      <w:r w:rsidR="006F4284">
        <w:rPr>
          <w:rFonts w:ascii="Times New Roman" w:hAnsi="Times New Roman" w:cs="Times New Roman"/>
          <w:sz w:val="24"/>
          <w:szCs w:val="24"/>
        </w:rPr>
        <w:t>Het benodigd aantal participanten is 442, maar een er zullen 30 extra participanten in rekening gebracht worden</w:t>
      </w:r>
      <w:r w:rsidR="00AF48C2">
        <w:rPr>
          <w:rFonts w:ascii="Times New Roman" w:hAnsi="Times New Roman" w:cs="Times New Roman"/>
          <w:sz w:val="24"/>
          <w:szCs w:val="24"/>
        </w:rPr>
        <w:t xml:space="preserve"> om uitval, niet-analyseerbare of onvolledige gegevens op te vangen. Dit brengt het benodigd aantal deelnemers op een totaal van 472.</w:t>
      </w:r>
      <w:commentRangeEnd w:id="104"/>
      <w:r w:rsidR="007F62AF">
        <w:rPr>
          <w:rStyle w:val="CommentReference"/>
        </w:rPr>
        <w:commentReference w:id="104"/>
      </w:r>
      <w:r w:rsidR="003F0CB0">
        <w:rPr>
          <w:rFonts w:ascii="Times New Roman" w:hAnsi="Times New Roman" w:cs="Times New Roman"/>
          <w:sz w:val="24"/>
          <w:szCs w:val="24"/>
        </w:rPr>
        <w:t xml:space="preserve"> </w:t>
      </w:r>
      <w:commentRangeStart w:id="105"/>
      <w:r w:rsidR="00B34856">
        <w:rPr>
          <w:rFonts w:ascii="Times New Roman" w:hAnsi="Times New Roman" w:cs="Times New Roman"/>
          <w:sz w:val="24"/>
          <w:szCs w:val="24"/>
        </w:rPr>
        <w:t xml:space="preserve">In een eerste fase van het onderzoek werden er 100 participanten </w:t>
      </w:r>
      <w:r w:rsidR="00B34856" w:rsidRPr="00B34856">
        <w:rPr>
          <w:rFonts w:ascii="Times New Roman" w:hAnsi="Times New Roman" w:cs="Times New Roman"/>
          <w:sz w:val="24"/>
          <w:szCs w:val="24"/>
          <w:highlight w:val="yellow"/>
        </w:rPr>
        <w:t>(gemiddelde leeftijd</w:t>
      </w:r>
      <w:r w:rsidR="00B853C8">
        <w:rPr>
          <w:rFonts w:ascii="Times New Roman" w:hAnsi="Times New Roman" w:cs="Times New Roman"/>
          <w:sz w:val="24"/>
          <w:szCs w:val="24"/>
          <w:highlight w:val="yellow"/>
        </w:rPr>
        <w:t>=</w:t>
      </w:r>
      <w:r w:rsidR="00B34856" w:rsidRPr="00B34856">
        <w:rPr>
          <w:rFonts w:ascii="Times New Roman" w:hAnsi="Times New Roman" w:cs="Times New Roman"/>
          <w:sz w:val="24"/>
          <w:szCs w:val="24"/>
          <w:highlight w:val="yellow"/>
        </w:rPr>
        <w:t xml:space="preserve"> </w:t>
      </w:r>
      <w:r w:rsidR="00395EAA">
        <w:rPr>
          <w:rFonts w:ascii="Times New Roman" w:hAnsi="Times New Roman" w:cs="Times New Roman"/>
          <w:sz w:val="24"/>
          <w:szCs w:val="24"/>
          <w:highlight w:val="yellow"/>
        </w:rPr>
        <w:t xml:space="preserve">31 jaar </w:t>
      </w:r>
      <w:r w:rsidR="00B34856" w:rsidRPr="00B34856">
        <w:rPr>
          <w:rFonts w:ascii="Times New Roman" w:hAnsi="Times New Roman" w:cs="Times New Roman"/>
          <w:sz w:val="24"/>
          <w:szCs w:val="24"/>
          <w:highlight w:val="yellow"/>
        </w:rPr>
        <w:t>en standaarddeviatie</w:t>
      </w:r>
      <w:r w:rsidR="00B853C8">
        <w:rPr>
          <w:rFonts w:ascii="Times New Roman" w:hAnsi="Times New Roman" w:cs="Times New Roman"/>
          <w:sz w:val="24"/>
          <w:szCs w:val="24"/>
          <w:highlight w:val="yellow"/>
        </w:rPr>
        <w:t>=</w:t>
      </w:r>
      <w:r w:rsidR="00B34856" w:rsidRPr="00B34856">
        <w:rPr>
          <w:rFonts w:ascii="Times New Roman" w:hAnsi="Times New Roman" w:cs="Times New Roman"/>
          <w:sz w:val="24"/>
          <w:szCs w:val="24"/>
          <w:highlight w:val="yellow"/>
        </w:rPr>
        <w:t>)</w:t>
      </w:r>
      <w:r w:rsidR="00B34856">
        <w:rPr>
          <w:rFonts w:ascii="Times New Roman" w:hAnsi="Times New Roman" w:cs="Times New Roman"/>
          <w:sz w:val="24"/>
          <w:szCs w:val="24"/>
        </w:rPr>
        <w:t xml:space="preserve"> gerekruteerd om deel te nemen aan de replicatiestudie</w:t>
      </w:r>
      <w:commentRangeEnd w:id="105"/>
      <w:r w:rsidR="007F62AF">
        <w:rPr>
          <w:rStyle w:val="CommentReference"/>
        </w:rPr>
        <w:commentReference w:id="105"/>
      </w:r>
      <w:r w:rsidR="00B34856">
        <w:rPr>
          <w:rFonts w:ascii="Times New Roman" w:hAnsi="Times New Roman" w:cs="Times New Roman"/>
          <w:sz w:val="24"/>
          <w:szCs w:val="24"/>
        </w:rPr>
        <w:t xml:space="preserve">. </w:t>
      </w:r>
      <w:r w:rsidR="00807746" w:rsidRPr="00C92E85">
        <w:rPr>
          <w:rFonts w:ascii="Times New Roman" w:hAnsi="Times New Roman" w:cs="Times New Roman"/>
          <w:sz w:val="24"/>
          <w:szCs w:val="24"/>
        </w:rPr>
        <w:t>De participanten</w:t>
      </w:r>
      <w:r w:rsidR="001F7571" w:rsidRPr="00C92E85">
        <w:rPr>
          <w:rFonts w:ascii="Times New Roman" w:hAnsi="Times New Roman" w:cs="Times New Roman"/>
          <w:sz w:val="24"/>
          <w:szCs w:val="24"/>
        </w:rPr>
        <w:t xml:space="preserve"> </w:t>
      </w:r>
      <w:r w:rsidR="00B34856">
        <w:rPr>
          <w:rFonts w:ascii="Times New Roman" w:hAnsi="Times New Roman" w:cs="Times New Roman"/>
          <w:sz w:val="24"/>
          <w:szCs w:val="24"/>
        </w:rPr>
        <w:t>konden zich</w:t>
      </w:r>
      <w:r w:rsidR="00C92E85" w:rsidRPr="00C92E85">
        <w:rPr>
          <w:rFonts w:ascii="Times New Roman" w:hAnsi="Times New Roman" w:cs="Times New Roman"/>
          <w:sz w:val="24"/>
          <w:szCs w:val="24"/>
        </w:rPr>
        <w:t xml:space="preserve"> inschrijven om deel te nemen aan één van de </w:t>
      </w:r>
      <w:r w:rsidR="009675F3">
        <w:rPr>
          <w:rFonts w:ascii="Times New Roman" w:hAnsi="Times New Roman" w:cs="Times New Roman"/>
          <w:sz w:val="24"/>
          <w:szCs w:val="24"/>
        </w:rPr>
        <w:t>twee</w:t>
      </w:r>
      <w:r w:rsidR="00C92E85" w:rsidRPr="00C92E85">
        <w:rPr>
          <w:rFonts w:ascii="Times New Roman" w:hAnsi="Times New Roman" w:cs="Times New Roman"/>
          <w:sz w:val="24"/>
          <w:szCs w:val="24"/>
        </w:rPr>
        <w:t xml:space="preserve"> experimentele groepen. </w:t>
      </w:r>
      <w:r w:rsidRPr="00C92E85">
        <w:rPr>
          <w:rFonts w:ascii="Times New Roman" w:hAnsi="Times New Roman" w:cs="Times New Roman"/>
          <w:sz w:val="24"/>
          <w:szCs w:val="24"/>
        </w:rPr>
        <w:t>Alle</w:t>
      </w:r>
      <w:r w:rsidRPr="004C13B1">
        <w:rPr>
          <w:rFonts w:ascii="Times New Roman" w:hAnsi="Times New Roman" w:cs="Times New Roman"/>
          <w:sz w:val="24"/>
          <w:szCs w:val="24"/>
        </w:rPr>
        <w:t xml:space="preserve"> deelnemers onderteken</w:t>
      </w:r>
      <w:r w:rsidR="00B34856">
        <w:rPr>
          <w:rFonts w:ascii="Times New Roman" w:hAnsi="Times New Roman" w:cs="Times New Roman"/>
          <w:sz w:val="24"/>
          <w:szCs w:val="24"/>
        </w:rPr>
        <w:t>d</w:t>
      </w:r>
      <w:r w:rsidRPr="004C13B1">
        <w:rPr>
          <w:rFonts w:ascii="Times New Roman" w:hAnsi="Times New Roman" w:cs="Times New Roman"/>
          <w:sz w:val="24"/>
          <w:szCs w:val="24"/>
        </w:rPr>
        <w:t xml:space="preserve">en een </w:t>
      </w:r>
      <w:r w:rsidR="0029583E">
        <w:rPr>
          <w:rFonts w:ascii="Times New Roman" w:hAnsi="Times New Roman" w:cs="Times New Roman"/>
          <w:sz w:val="24"/>
          <w:szCs w:val="24"/>
        </w:rPr>
        <w:t xml:space="preserve">verklaringsakkoord </w:t>
      </w:r>
      <w:r w:rsidR="00807746">
        <w:rPr>
          <w:rFonts w:ascii="Times New Roman" w:hAnsi="Times New Roman" w:cs="Times New Roman"/>
          <w:sz w:val="24"/>
          <w:szCs w:val="24"/>
        </w:rPr>
        <w:t xml:space="preserve">voor ze aan het experiment </w:t>
      </w:r>
      <w:r w:rsidR="00B34856">
        <w:rPr>
          <w:rFonts w:ascii="Times New Roman" w:hAnsi="Times New Roman" w:cs="Times New Roman"/>
          <w:sz w:val="24"/>
          <w:szCs w:val="24"/>
        </w:rPr>
        <w:t>gestart zijn</w:t>
      </w:r>
      <w:r w:rsidR="00807746">
        <w:rPr>
          <w:rFonts w:ascii="Times New Roman" w:hAnsi="Times New Roman" w:cs="Times New Roman"/>
          <w:sz w:val="24"/>
          <w:szCs w:val="24"/>
        </w:rPr>
        <w:t xml:space="preserve"> </w:t>
      </w:r>
      <w:r w:rsidRPr="004C13B1">
        <w:rPr>
          <w:rFonts w:ascii="Times New Roman" w:hAnsi="Times New Roman" w:cs="Times New Roman"/>
          <w:sz w:val="24"/>
          <w:szCs w:val="24"/>
        </w:rPr>
        <w:t xml:space="preserve">en </w:t>
      </w:r>
      <w:r w:rsidR="00B34856">
        <w:rPr>
          <w:rFonts w:ascii="Times New Roman" w:hAnsi="Times New Roman" w:cs="Times New Roman"/>
          <w:sz w:val="24"/>
          <w:szCs w:val="24"/>
        </w:rPr>
        <w:t>waren op voorhand</w:t>
      </w:r>
      <w:r w:rsidRPr="004C13B1">
        <w:rPr>
          <w:rFonts w:ascii="Times New Roman" w:hAnsi="Times New Roman" w:cs="Times New Roman"/>
          <w:sz w:val="24"/>
          <w:szCs w:val="24"/>
        </w:rPr>
        <w:t xml:space="preserve"> niet op de hoogte van de bedoeling van het onderzoek. </w:t>
      </w:r>
      <w:r w:rsidR="00807746">
        <w:rPr>
          <w:rFonts w:ascii="Times New Roman" w:hAnsi="Times New Roman" w:cs="Times New Roman"/>
          <w:sz w:val="24"/>
          <w:szCs w:val="24"/>
        </w:rPr>
        <w:t xml:space="preserve">De </w:t>
      </w:r>
      <w:r w:rsidR="00807746" w:rsidRPr="00197902">
        <w:rPr>
          <w:rFonts w:ascii="Times New Roman" w:hAnsi="Times New Roman" w:cs="Times New Roman"/>
          <w:sz w:val="24"/>
          <w:szCs w:val="24"/>
        </w:rPr>
        <w:t xml:space="preserve">participanten </w:t>
      </w:r>
      <w:r w:rsidR="00B34856" w:rsidRPr="00197902">
        <w:rPr>
          <w:rFonts w:ascii="Times New Roman" w:hAnsi="Times New Roman" w:cs="Times New Roman"/>
          <w:sz w:val="24"/>
          <w:szCs w:val="24"/>
        </w:rPr>
        <w:t>zijn</w:t>
      </w:r>
      <w:r w:rsidR="00807746" w:rsidRPr="00197902">
        <w:rPr>
          <w:rFonts w:ascii="Times New Roman" w:hAnsi="Times New Roman" w:cs="Times New Roman"/>
          <w:sz w:val="24"/>
          <w:szCs w:val="24"/>
        </w:rPr>
        <w:t xml:space="preserve"> voor hun deelname van een materiële beloning voorzien</w:t>
      </w:r>
      <w:r w:rsidR="002709D3" w:rsidRPr="00197902">
        <w:rPr>
          <w:rFonts w:ascii="Times New Roman" w:hAnsi="Times New Roman" w:cs="Times New Roman"/>
          <w:sz w:val="24"/>
          <w:szCs w:val="24"/>
        </w:rPr>
        <w:t xml:space="preserve">, wat </w:t>
      </w:r>
      <w:r w:rsidR="00B34856" w:rsidRPr="00197902">
        <w:rPr>
          <w:rFonts w:ascii="Times New Roman" w:hAnsi="Times New Roman" w:cs="Times New Roman"/>
          <w:sz w:val="24"/>
          <w:szCs w:val="24"/>
        </w:rPr>
        <w:t>een bedrag van ongeveer</w:t>
      </w:r>
      <w:r w:rsidR="002709D3" w:rsidRPr="00197902">
        <w:rPr>
          <w:rFonts w:ascii="Times New Roman" w:hAnsi="Times New Roman" w:cs="Times New Roman"/>
          <w:sz w:val="24"/>
          <w:szCs w:val="24"/>
        </w:rPr>
        <w:t xml:space="preserve"> £6 per</w:t>
      </w:r>
      <w:r w:rsidR="002709D3">
        <w:rPr>
          <w:rFonts w:ascii="Times New Roman" w:hAnsi="Times New Roman" w:cs="Times New Roman"/>
          <w:sz w:val="24"/>
          <w:szCs w:val="24"/>
        </w:rPr>
        <w:t xml:space="preserve"> uur </w:t>
      </w:r>
      <w:r w:rsidR="00B34856">
        <w:rPr>
          <w:rFonts w:ascii="Times New Roman" w:hAnsi="Times New Roman" w:cs="Times New Roman"/>
          <w:sz w:val="24"/>
          <w:szCs w:val="24"/>
        </w:rPr>
        <w:t>bedraagt. Na het onderzoek werd een feedbacksheet voorzien waarin de inhoud van het onderzoek</w:t>
      </w:r>
      <w:r w:rsidR="00EE6075">
        <w:rPr>
          <w:rFonts w:ascii="Times New Roman" w:hAnsi="Times New Roman" w:cs="Times New Roman"/>
          <w:sz w:val="24"/>
          <w:szCs w:val="24"/>
        </w:rPr>
        <w:t xml:space="preserve"> verder belicht werd</w:t>
      </w:r>
      <w:r w:rsidR="00395EAA">
        <w:rPr>
          <w:rFonts w:ascii="Times New Roman" w:hAnsi="Times New Roman" w:cs="Times New Roman"/>
          <w:sz w:val="24"/>
          <w:szCs w:val="24"/>
        </w:rPr>
        <w:t xml:space="preserve"> voor zij die geïnteresseerd zijn</w:t>
      </w:r>
      <w:r w:rsidR="00B34856">
        <w:rPr>
          <w:rFonts w:ascii="Times New Roman" w:hAnsi="Times New Roman" w:cs="Times New Roman"/>
          <w:sz w:val="24"/>
          <w:szCs w:val="24"/>
        </w:rPr>
        <w:t xml:space="preserve">. </w:t>
      </w:r>
    </w:p>
    <w:p w14:paraId="34BF87CB" w14:textId="77777777" w:rsidR="00B27294" w:rsidRDefault="00B27294" w:rsidP="00070BEB">
      <w:pPr>
        <w:jc w:val="both"/>
        <w:rPr>
          <w:rFonts w:ascii="Times New Roman" w:hAnsi="Times New Roman" w:cs="Times New Roman"/>
          <w:b/>
          <w:bCs/>
          <w:i/>
          <w:iCs/>
          <w:sz w:val="28"/>
          <w:szCs w:val="28"/>
        </w:rPr>
      </w:pPr>
    </w:p>
    <w:p w14:paraId="705ED993" w14:textId="77777777" w:rsidR="00B27294" w:rsidRDefault="00B27294" w:rsidP="00070BEB">
      <w:pPr>
        <w:jc w:val="both"/>
        <w:rPr>
          <w:rFonts w:ascii="Times New Roman" w:hAnsi="Times New Roman" w:cs="Times New Roman"/>
          <w:b/>
          <w:bCs/>
          <w:i/>
          <w:iCs/>
          <w:sz w:val="28"/>
          <w:szCs w:val="28"/>
        </w:rPr>
      </w:pPr>
    </w:p>
    <w:p w14:paraId="50A942A9" w14:textId="2839F7B7" w:rsidR="00B27294" w:rsidDel="007F62AF" w:rsidRDefault="00B27294" w:rsidP="00070BEB">
      <w:pPr>
        <w:jc w:val="both"/>
        <w:rPr>
          <w:del w:id="106" w:author="Sean" w:date="2021-05-17T17:28:00Z"/>
          <w:rFonts w:ascii="Times New Roman" w:hAnsi="Times New Roman" w:cs="Times New Roman"/>
          <w:b/>
          <w:bCs/>
          <w:i/>
          <w:iCs/>
          <w:sz w:val="28"/>
          <w:szCs w:val="28"/>
        </w:rPr>
      </w:pPr>
      <w:commentRangeStart w:id="107"/>
    </w:p>
    <w:p w14:paraId="2B2172E5" w14:textId="4C2B11E3" w:rsidR="00B27294" w:rsidDel="007F62AF" w:rsidRDefault="00B27294" w:rsidP="00070BEB">
      <w:pPr>
        <w:jc w:val="both"/>
        <w:rPr>
          <w:del w:id="108" w:author="Sean" w:date="2021-05-17T17:28:00Z"/>
          <w:rFonts w:ascii="Times New Roman" w:hAnsi="Times New Roman" w:cs="Times New Roman"/>
          <w:b/>
          <w:bCs/>
          <w:i/>
          <w:iCs/>
          <w:sz w:val="28"/>
          <w:szCs w:val="28"/>
        </w:rPr>
      </w:pPr>
    </w:p>
    <w:p w14:paraId="179D69FA" w14:textId="22587630" w:rsidR="00B27294" w:rsidDel="007F62AF" w:rsidRDefault="00B27294" w:rsidP="00070BEB">
      <w:pPr>
        <w:jc w:val="both"/>
        <w:rPr>
          <w:del w:id="109" w:author="Sean" w:date="2021-05-17T17:28:00Z"/>
          <w:rFonts w:ascii="Times New Roman" w:hAnsi="Times New Roman" w:cs="Times New Roman"/>
          <w:b/>
          <w:bCs/>
          <w:i/>
          <w:iCs/>
          <w:sz w:val="28"/>
          <w:szCs w:val="28"/>
        </w:rPr>
      </w:pPr>
    </w:p>
    <w:p w14:paraId="0A58BDDE" w14:textId="433937EE" w:rsidR="00B27294" w:rsidDel="007F62AF" w:rsidRDefault="00B27294" w:rsidP="00070BEB">
      <w:pPr>
        <w:jc w:val="both"/>
        <w:rPr>
          <w:del w:id="110" w:author="Sean" w:date="2021-05-17T17:28:00Z"/>
          <w:rFonts w:ascii="Times New Roman" w:hAnsi="Times New Roman" w:cs="Times New Roman"/>
          <w:b/>
          <w:bCs/>
          <w:i/>
          <w:iCs/>
          <w:sz w:val="28"/>
          <w:szCs w:val="28"/>
        </w:rPr>
      </w:pPr>
    </w:p>
    <w:p w14:paraId="725FEA97" w14:textId="2116D6C0" w:rsidR="00B27294" w:rsidDel="007F62AF" w:rsidRDefault="00B27294" w:rsidP="00070BEB">
      <w:pPr>
        <w:jc w:val="both"/>
        <w:rPr>
          <w:del w:id="111" w:author="Sean" w:date="2021-05-17T17:28:00Z"/>
          <w:rFonts w:ascii="Times New Roman" w:hAnsi="Times New Roman" w:cs="Times New Roman"/>
          <w:b/>
          <w:bCs/>
          <w:i/>
          <w:iCs/>
          <w:sz w:val="28"/>
          <w:szCs w:val="28"/>
        </w:rPr>
      </w:pPr>
    </w:p>
    <w:p w14:paraId="7139E7C0" w14:textId="37F9F3E6" w:rsidR="00B27294" w:rsidDel="007F62AF" w:rsidRDefault="00B27294" w:rsidP="00070BEB">
      <w:pPr>
        <w:jc w:val="both"/>
        <w:rPr>
          <w:del w:id="112" w:author="Sean" w:date="2021-05-17T17:28:00Z"/>
          <w:rFonts w:ascii="Times New Roman" w:hAnsi="Times New Roman" w:cs="Times New Roman"/>
          <w:b/>
          <w:bCs/>
          <w:i/>
          <w:iCs/>
          <w:sz w:val="28"/>
          <w:szCs w:val="28"/>
        </w:rPr>
      </w:pPr>
    </w:p>
    <w:p w14:paraId="294975AA" w14:textId="72AC0A82" w:rsidR="00A1093F" w:rsidDel="007F62AF" w:rsidRDefault="00A1093F" w:rsidP="00070BEB">
      <w:pPr>
        <w:jc w:val="both"/>
        <w:rPr>
          <w:del w:id="113" w:author="Sean" w:date="2021-05-17T17:28:00Z"/>
          <w:rFonts w:ascii="Times New Roman" w:hAnsi="Times New Roman" w:cs="Times New Roman"/>
          <w:b/>
          <w:bCs/>
          <w:i/>
          <w:iCs/>
          <w:sz w:val="28"/>
          <w:szCs w:val="28"/>
        </w:rPr>
      </w:pPr>
    </w:p>
    <w:p w14:paraId="114DE0C2" w14:textId="042F1886" w:rsidR="00D92C85" w:rsidDel="007F62AF" w:rsidRDefault="00D92C85" w:rsidP="00070BEB">
      <w:pPr>
        <w:jc w:val="both"/>
        <w:rPr>
          <w:del w:id="114" w:author="Sean" w:date="2021-05-17T17:28:00Z"/>
          <w:rFonts w:ascii="Times New Roman" w:hAnsi="Times New Roman" w:cs="Times New Roman"/>
          <w:b/>
          <w:bCs/>
          <w:i/>
          <w:iCs/>
          <w:sz w:val="28"/>
          <w:szCs w:val="28"/>
        </w:rPr>
      </w:pPr>
    </w:p>
    <w:p w14:paraId="1CA266B2" w14:textId="13AA8F73" w:rsidR="00630685" w:rsidRPr="00DB1C79" w:rsidRDefault="00630685" w:rsidP="00070BEB">
      <w:pPr>
        <w:jc w:val="both"/>
        <w:rPr>
          <w:rFonts w:ascii="Times New Roman" w:hAnsi="Times New Roman" w:cs="Times New Roman"/>
          <w:b/>
          <w:bCs/>
          <w:i/>
          <w:iCs/>
          <w:sz w:val="28"/>
          <w:szCs w:val="28"/>
        </w:rPr>
      </w:pPr>
      <w:r w:rsidRPr="00C92E85">
        <w:rPr>
          <w:rFonts w:ascii="Times New Roman" w:hAnsi="Times New Roman" w:cs="Times New Roman"/>
          <w:b/>
          <w:bCs/>
          <w:i/>
          <w:iCs/>
          <w:sz w:val="28"/>
          <w:szCs w:val="28"/>
        </w:rPr>
        <w:t>Procedure</w:t>
      </w:r>
      <w:commentRangeEnd w:id="107"/>
      <w:r w:rsidR="008916BD">
        <w:rPr>
          <w:rStyle w:val="CommentReference"/>
        </w:rPr>
        <w:commentReference w:id="107"/>
      </w:r>
    </w:p>
    <w:p w14:paraId="143E0460" w14:textId="77777777" w:rsidR="008916BD" w:rsidRDefault="00630685" w:rsidP="007F62AF">
      <w:pPr>
        <w:spacing w:line="360" w:lineRule="auto"/>
        <w:ind w:firstLine="708"/>
        <w:jc w:val="both"/>
        <w:rPr>
          <w:ins w:id="115" w:author="Sean" w:date="2021-05-17T17:30:00Z"/>
          <w:rFonts w:ascii="Times New Roman" w:hAnsi="Times New Roman" w:cs="Times New Roman"/>
          <w:sz w:val="24"/>
          <w:szCs w:val="24"/>
        </w:rPr>
        <w:pPrChange w:id="116" w:author="Sean" w:date="2021-05-17T17:28:00Z">
          <w:pPr>
            <w:spacing w:line="360" w:lineRule="auto"/>
            <w:jc w:val="both"/>
          </w:pPr>
        </w:pPrChange>
      </w:pPr>
      <w:r w:rsidRPr="008916BD">
        <w:rPr>
          <w:rFonts w:ascii="Times New Roman" w:hAnsi="Times New Roman" w:cs="Times New Roman"/>
          <w:sz w:val="24"/>
          <w:szCs w:val="24"/>
          <w:highlight w:val="cyan"/>
          <w:rPrChange w:id="117" w:author="Sean" w:date="2021-05-17T17:39:00Z">
            <w:rPr>
              <w:rFonts w:ascii="Times New Roman" w:hAnsi="Times New Roman" w:cs="Times New Roman"/>
              <w:sz w:val="24"/>
              <w:szCs w:val="24"/>
            </w:rPr>
          </w:rPrChange>
        </w:rPr>
        <w:t>De reeds beschreven geanimeerde karakters</w:t>
      </w:r>
      <w:r w:rsidR="00E91799" w:rsidRPr="008916BD">
        <w:rPr>
          <w:rFonts w:ascii="Times New Roman" w:hAnsi="Times New Roman" w:cs="Times New Roman"/>
          <w:sz w:val="24"/>
          <w:szCs w:val="24"/>
          <w:highlight w:val="cyan"/>
          <w:rPrChange w:id="118" w:author="Sean" w:date="2021-05-17T17:39:00Z">
            <w:rPr>
              <w:rFonts w:ascii="Times New Roman" w:hAnsi="Times New Roman" w:cs="Times New Roman"/>
              <w:sz w:val="24"/>
              <w:szCs w:val="24"/>
            </w:rPr>
          </w:rPrChange>
        </w:rPr>
        <w:t xml:space="preserve">, te vinden in </w:t>
      </w:r>
      <w:r w:rsidR="00395EAA" w:rsidRPr="008916BD">
        <w:rPr>
          <w:rFonts w:ascii="Times New Roman" w:hAnsi="Times New Roman" w:cs="Times New Roman"/>
          <w:sz w:val="24"/>
          <w:szCs w:val="24"/>
          <w:highlight w:val="cyan"/>
          <w:rPrChange w:id="119" w:author="Sean" w:date="2021-05-17T17:39:00Z">
            <w:rPr>
              <w:rFonts w:ascii="Times New Roman" w:hAnsi="Times New Roman" w:cs="Times New Roman"/>
              <w:sz w:val="24"/>
              <w:szCs w:val="24"/>
            </w:rPr>
          </w:rPrChange>
        </w:rPr>
        <w:t xml:space="preserve">figuur </w:t>
      </w:r>
      <w:r w:rsidR="007D5445" w:rsidRPr="008916BD">
        <w:rPr>
          <w:rFonts w:ascii="Times New Roman" w:hAnsi="Times New Roman" w:cs="Times New Roman"/>
          <w:sz w:val="24"/>
          <w:szCs w:val="24"/>
          <w:highlight w:val="cyan"/>
          <w:rPrChange w:id="120" w:author="Sean" w:date="2021-05-17T17:39:00Z">
            <w:rPr>
              <w:rFonts w:ascii="Times New Roman" w:hAnsi="Times New Roman" w:cs="Times New Roman"/>
              <w:sz w:val="24"/>
              <w:szCs w:val="24"/>
            </w:rPr>
          </w:rPrChange>
        </w:rPr>
        <w:t>6</w:t>
      </w:r>
      <w:r w:rsidR="00E91799" w:rsidRPr="008916BD">
        <w:rPr>
          <w:rFonts w:ascii="Times New Roman" w:hAnsi="Times New Roman" w:cs="Times New Roman"/>
          <w:sz w:val="24"/>
          <w:szCs w:val="24"/>
          <w:highlight w:val="cyan"/>
          <w:rPrChange w:id="121" w:author="Sean" w:date="2021-05-17T17:39:00Z">
            <w:rPr>
              <w:rFonts w:ascii="Times New Roman" w:hAnsi="Times New Roman" w:cs="Times New Roman"/>
              <w:sz w:val="24"/>
              <w:szCs w:val="24"/>
            </w:rPr>
          </w:rPrChange>
        </w:rPr>
        <w:t>,</w:t>
      </w:r>
      <w:r w:rsidRPr="008916BD">
        <w:rPr>
          <w:rFonts w:ascii="Times New Roman" w:hAnsi="Times New Roman" w:cs="Times New Roman"/>
          <w:sz w:val="24"/>
          <w:szCs w:val="24"/>
          <w:highlight w:val="cyan"/>
          <w:rPrChange w:id="122" w:author="Sean" w:date="2021-05-17T17:39:00Z">
            <w:rPr>
              <w:rFonts w:ascii="Times New Roman" w:hAnsi="Times New Roman" w:cs="Times New Roman"/>
              <w:sz w:val="24"/>
              <w:szCs w:val="24"/>
            </w:rPr>
          </w:rPrChange>
        </w:rPr>
        <w:t xml:space="preserve"> werden </w:t>
      </w:r>
      <w:r w:rsidR="00B71EAD" w:rsidRPr="008916BD">
        <w:rPr>
          <w:rFonts w:ascii="Times New Roman" w:hAnsi="Times New Roman" w:cs="Times New Roman"/>
          <w:sz w:val="24"/>
          <w:szCs w:val="24"/>
          <w:highlight w:val="cyan"/>
          <w:rPrChange w:id="123" w:author="Sean" w:date="2021-05-17T17:39:00Z">
            <w:rPr>
              <w:rFonts w:ascii="Times New Roman" w:hAnsi="Times New Roman" w:cs="Times New Roman"/>
              <w:sz w:val="24"/>
              <w:szCs w:val="24"/>
            </w:rPr>
          </w:rPrChange>
        </w:rPr>
        <w:t>in</w:t>
      </w:r>
      <w:r w:rsidRPr="008916BD">
        <w:rPr>
          <w:rFonts w:ascii="Times New Roman" w:hAnsi="Times New Roman" w:cs="Times New Roman"/>
          <w:sz w:val="24"/>
          <w:szCs w:val="24"/>
          <w:highlight w:val="cyan"/>
          <w:rPrChange w:id="124" w:author="Sean" w:date="2021-05-17T17:39:00Z">
            <w:rPr>
              <w:rFonts w:ascii="Times New Roman" w:hAnsi="Times New Roman" w:cs="Times New Roman"/>
              <w:sz w:val="24"/>
              <w:szCs w:val="24"/>
            </w:rPr>
          </w:rPrChange>
        </w:rPr>
        <w:t xml:space="preserve"> een gerandomiseerde orde gepresenteerd aan </w:t>
      </w:r>
      <w:r w:rsidR="00B71EAD" w:rsidRPr="008916BD">
        <w:rPr>
          <w:rFonts w:ascii="Times New Roman" w:hAnsi="Times New Roman" w:cs="Times New Roman"/>
          <w:sz w:val="24"/>
          <w:szCs w:val="24"/>
          <w:highlight w:val="cyan"/>
          <w:rPrChange w:id="125" w:author="Sean" w:date="2021-05-17T17:39:00Z">
            <w:rPr>
              <w:rFonts w:ascii="Times New Roman" w:hAnsi="Times New Roman" w:cs="Times New Roman"/>
              <w:sz w:val="24"/>
              <w:szCs w:val="24"/>
            </w:rPr>
          </w:rPrChange>
        </w:rPr>
        <w:t>alle</w:t>
      </w:r>
      <w:r w:rsidRPr="008916BD">
        <w:rPr>
          <w:rFonts w:ascii="Times New Roman" w:hAnsi="Times New Roman" w:cs="Times New Roman"/>
          <w:sz w:val="24"/>
          <w:szCs w:val="24"/>
          <w:highlight w:val="cyan"/>
          <w:rPrChange w:id="126" w:author="Sean" w:date="2021-05-17T17:39:00Z">
            <w:rPr>
              <w:rFonts w:ascii="Times New Roman" w:hAnsi="Times New Roman" w:cs="Times New Roman"/>
              <w:sz w:val="24"/>
              <w:szCs w:val="24"/>
            </w:rPr>
          </w:rPrChange>
        </w:rPr>
        <w:t xml:space="preserve"> participanten</w:t>
      </w:r>
      <w:r w:rsidR="00B66792" w:rsidRPr="008916BD">
        <w:rPr>
          <w:rFonts w:ascii="Times New Roman" w:hAnsi="Times New Roman" w:cs="Times New Roman"/>
          <w:sz w:val="24"/>
          <w:szCs w:val="24"/>
          <w:highlight w:val="cyan"/>
          <w:rPrChange w:id="127" w:author="Sean" w:date="2021-05-17T17:39:00Z">
            <w:rPr>
              <w:rFonts w:ascii="Times New Roman" w:hAnsi="Times New Roman" w:cs="Times New Roman"/>
              <w:sz w:val="24"/>
              <w:szCs w:val="24"/>
            </w:rPr>
          </w:rPrChange>
        </w:rPr>
        <w:t>.</w:t>
      </w:r>
      <w:r w:rsidR="00E91799" w:rsidRPr="008916BD">
        <w:rPr>
          <w:rFonts w:ascii="Times New Roman" w:hAnsi="Times New Roman" w:cs="Times New Roman"/>
          <w:sz w:val="24"/>
          <w:szCs w:val="24"/>
          <w:highlight w:val="cyan"/>
          <w:rPrChange w:id="128" w:author="Sean" w:date="2021-05-17T17:39:00Z">
            <w:rPr>
              <w:rFonts w:ascii="Times New Roman" w:hAnsi="Times New Roman" w:cs="Times New Roman"/>
              <w:sz w:val="24"/>
              <w:szCs w:val="24"/>
            </w:rPr>
          </w:rPrChange>
        </w:rPr>
        <w:t xml:space="preserve"> </w:t>
      </w:r>
      <w:r w:rsidR="00395EAA" w:rsidRPr="008916BD">
        <w:rPr>
          <w:rFonts w:ascii="Times New Roman" w:hAnsi="Times New Roman" w:cs="Times New Roman"/>
          <w:sz w:val="24"/>
          <w:szCs w:val="24"/>
          <w:highlight w:val="cyan"/>
          <w:rPrChange w:id="129" w:author="Sean" w:date="2021-05-17T17:39:00Z">
            <w:rPr>
              <w:rFonts w:ascii="Times New Roman" w:hAnsi="Times New Roman" w:cs="Times New Roman"/>
              <w:sz w:val="24"/>
              <w:szCs w:val="24"/>
            </w:rPr>
          </w:rPrChange>
        </w:rPr>
        <w:t xml:space="preserve">In de </w:t>
      </w:r>
      <w:r w:rsidR="003F3BCC" w:rsidRPr="008916BD">
        <w:rPr>
          <w:rFonts w:ascii="Times New Roman" w:hAnsi="Times New Roman" w:cs="Times New Roman"/>
          <w:i/>
          <w:iCs/>
          <w:sz w:val="24"/>
          <w:szCs w:val="24"/>
          <w:highlight w:val="cyan"/>
          <w:rPrChange w:id="130" w:author="Sean" w:date="2021-05-17T17:39:00Z">
            <w:rPr>
              <w:rFonts w:ascii="Times New Roman" w:hAnsi="Times New Roman" w:cs="Times New Roman"/>
              <w:i/>
              <w:iCs/>
              <w:sz w:val="24"/>
              <w:szCs w:val="24"/>
            </w:rPr>
          </w:rPrChange>
        </w:rPr>
        <w:t>H</w:t>
      </w:r>
      <w:r w:rsidR="00395EAA" w:rsidRPr="008916BD">
        <w:rPr>
          <w:rFonts w:ascii="Times New Roman" w:hAnsi="Times New Roman" w:cs="Times New Roman"/>
          <w:i/>
          <w:iCs/>
          <w:sz w:val="24"/>
          <w:szCs w:val="24"/>
          <w:highlight w:val="cyan"/>
          <w:rPrChange w:id="131" w:author="Sean" w:date="2021-05-17T17:39:00Z">
            <w:rPr>
              <w:rFonts w:ascii="Times New Roman" w:hAnsi="Times New Roman" w:cs="Times New Roman"/>
              <w:i/>
              <w:iCs/>
              <w:sz w:val="24"/>
              <w:szCs w:val="24"/>
            </w:rPr>
          </w:rPrChange>
        </w:rPr>
        <w:t xml:space="preserve">uman </w:t>
      </w:r>
      <w:r w:rsidR="003F3BCC" w:rsidRPr="008916BD">
        <w:rPr>
          <w:rFonts w:ascii="Times New Roman" w:hAnsi="Times New Roman" w:cs="Times New Roman"/>
          <w:i/>
          <w:iCs/>
          <w:sz w:val="24"/>
          <w:szCs w:val="24"/>
          <w:highlight w:val="cyan"/>
          <w:rPrChange w:id="132" w:author="Sean" w:date="2021-05-17T17:39:00Z">
            <w:rPr>
              <w:rFonts w:ascii="Times New Roman" w:hAnsi="Times New Roman" w:cs="Times New Roman"/>
              <w:i/>
              <w:iCs/>
              <w:sz w:val="24"/>
              <w:szCs w:val="24"/>
            </w:rPr>
          </w:rPrChange>
        </w:rPr>
        <w:t>L</w:t>
      </w:r>
      <w:r w:rsidR="00395EAA" w:rsidRPr="008916BD">
        <w:rPr>
          <w:rFonts w:ascii="Times New Roman" w:hAnsi="Times New Roman" w:cs="Times New Roman"/>
          <w:i/>
          <w:iCs/>
          <w:sz w:val="24"/>
          <w:szCs w:val="24"/>
          <w:highlight w:val="cyan"/>
          <w:rPrChange w:id="133" w:author="Sean" w:date="2021-05-17T17:39:00Z">
            <w:rPr>
              <w:rFonts w:ascii="Times New Roman" w:hAnsi="Times New Roman" w:cs="Times New Roman"/>
              <w:i/>
              <w:iCs/>
              <w:sz w:val="24"/>
              <w:szCs w:val="24"/>
            </w:rPr>
          </w:rPrChange>
        </w:rPr>
        <w:t>ikeness</w:t>
      </w:r>
      <w:r w:rsidR="00395EAA" w:rsidRPr="008916BD">
        <w:rPr>
          <w:rFonts w:ascii="Times New Roman" w:hAnsi="Times New Roman" w:cs="Times New Roman"/>
          <w:sz w:val="24"/>
          <w:szCs w:val="24"/>
          <w:highlight w:val="cyan"/>
          <w:rPrChange w:id="134" w:author="Sean" w:date="2021-05-17T17:39:00Z">
            <w:rPr>
              <w:rFonts w:ascii="Times New Roman" w:hAnsi="Times New Roman" w:cs="Times New Roman"/>
              <w:sz w:val="24"/>
              <w:szCs w:val="24"/>
            </w:rPr>
          </w:rPrChange>
        </w:rPr>
        <w:t xml:space="preserve"> conditie zullen de participanten elk zeven trials vervolledigen, voor elk karakter één trial. De trial bestaat uit het invullen van de beoordeling van mensgelijkenis en aanvaarding voor elk van de gepresenteerde karakters</w:t>
      </w:r>
      <w:r w:rsidR="00B66792" w:rsidRPr="008916BD">
        <w:rPr>
          <w:rFonts w:ascii="Times New Roman" w:hAnsi="Times New Roman" w:cs="Times New Roman"/>
          <w:sz w:val="24"/>
          <w:szCs w:val="24"/>
          <w:highlight w:val="cyan"/>
          <w:rPrChange w:id="135" w:author="Sean" w:date="2021-05-17T17:39:00Z">
            <w:rPr>
              <w:rFonts w:ascii="Times New Roman" w:hAnsi="Times New Roman" w:cs="Times New Roman"/>
              <w:sz w:val="24"/>
              <w:szCs w:val="24"/>
            </w:rPr>
          </w:rPrChange>
        </w:rPr>
        <w:t xml:space="preserve">. </w:t>
      </w:r>
      <w:r w:rsidRPr="008916BD">
        <w:rPr>
          <w:rFonts w:ascii="Times New Roman" w:hAnsi="Times New Roman" w:cs="Times New Roman"/>
          <w:sz w:val="24"/>
          <w:szCs w:val="24"/>
          <w:highlight w:val="cyan"/>
          <w:rPrChange w:id="136" w:author="Sean" w:date="2021-05-17T17:39:00Z">
            <w:rPr>
              <w:rFonts w:ascii="Times New Roman" w:hAnsi="Times New Roman" w:cs="Times New Roman"/>
              <w:sz w:val="24"/>
              <w:szCs w:val="24"/>
            </w:rPr>
          </w:rPrChange>
        </w:rPr>
        <w:t xml:space="preserve">Na de vertoning van ieder </w:t>
      </w:r>
      <w:r w:rsidR="00B71EAD" w:rsidRPr="008916BD">
        <w:rPr>
          <w:rFonts w:ascii="Times New Roman" w:hAnsi="Times New Roman" w:cs="Times New Roman"/>
          <w:sz w:val="24"/>
          <w:szCs w:val="24"/>
          <w:highlight w:val="cyan"/>
          <w:rPrChange w:id="137" w:author="Sean" w:date="2021-05-17T17:39:00Z">
            <w:rPr>
              <w:rFonts w:ascii="Times New Roman" w:hAnsi="Times New Roman" w:cs="Times New Roman"/>
              <w:sz w:val="24"/>
              <w:szCs w:val="24"/>
            </w:rPr>
          </w:rPrChange>
        </w:rPr>
        <w:t>statisch karakter</w:t>
      </w:r>
      <w:r w:rsidRPr="008916BD">
        <w:rPr>
          <w:rFonts w:ascii="Times New Roman" w:hAnsi="Times New Roman" w:cs="Times New Roman"/>
          <w:sz w:val="24"/>
          <w:szCs w:val="24"/>
          <w:highlight w:val="cyan"/>
          <w:rPrChange w:id="138" w:author="Sean" w:date="2021-05-17T17:39:00Z">
            <w:rPr>
              <w:rFonts w:ascii="Times New Roman" w:hAnsi="Times New Roman" w:cs="Times New Roman"/>
              <w:sz w:val="24"/>
              <w:szCs w:val="24"/>
            </w:rPr>
          </w:rPrChange>
        </w:rPr>
        <w:t xml:space="preserve"> </w:t>
      </w:r>
      <w:r w:rsidR="00B66792" w:rsidRPr="008916BD">
        <w:rPr>
          <w:rFonts w:ascii="Times New Roman" w:hAnsi="Times New Roman" w:cs="Times New Roman"/>
          <w:sz w:val="24"/>
          <w:szCs w:val="24"/>
          <w:highlight w:val="cyan"/>
          <w:rPrChange w:id="139" w:author="Sean" w:date="2021-05-17T17:39:00Z">
            <w:rPr>
              <w:rFonts w:ascii="Times New Roman" w:hAnsi="Times New Roman" w:cs="Times New Roman"/>
              <w:sz w:val="24"/>
              <w:szCs w:val="24"/>
            </w:rPr>
          </w:rPrChange>
        </w:rPr>
        <w:t>zal</w:t>
      </w:r>
      <w:r w:rsidRPr="008916BD">
        <w:rPr>
          <w:rFonts w:ascii="Times New Roman" w:hAnsi="Times New Roman" w:cs="Times New Roman"/>
          <w:sz w:val="24"/>
          <w:szCs w:val="24"/>
          <w:highlight w:val="cyan"/>
          <w:rPrChange w:id="140" w:author="Sean" w:date="2021-05-17T17:39:00Z">
            <w:rPr>
              <w:rFonts w:ascii="Times New Roman" w:hAnsi="Times New Roman" w:cs="Times New Roman"/>
              <w:sz w:val="24"/>
              <w:szCs w:val="24"/>
            </w:rPr>
          </w:rPrChange>
        </w:rPr>
        <w:t xml:space="preserve"> van de deelnemers verwacht </w:t>
      </w:r>
      <w:r w:rsidR="00B66792" w:rsidRPr="008916BD">
        <w:rPr>
          <w:rFonts w:ascii="Times New Roman" w:hAnsi="Times New Roman" w:cs="Times New Roman"/>
          <w:sz w:val="24"/>
          <w:szCs w:val="24"/>
          <w:highlight w:val="cyan"/>
          <w:rPrChange w:id="141" w:author="Sean" w:date="2021-05-17T17:39:00Z">
            <w:rPr>
              <w:rFonts w:ascii="Times New Roman" w:hAnsi="Times New Roman" w:cs="Times New Roman"/>
              <w:sz w:val="24"/>
              <w:szCs w:val="24"/>
            </w:rPr>
          </w:rPrChange>
        </w:rPr>
        <w:t xml:space="preserve">worden </w:t>
      </w:r>
      <w:r w:rsidR="00B71EAD" w:rsidRPr="008916BD">
        <w:rPr>
          <w:rFonts w:ascii="Times New Roman" w:hAnsi="Times New Roman" w:cs="Times New Roman"/>
          <w:sz w:val="24"/>
          <w:szCs w:val="24"/>
          <w:highlight w:val="cyan"/>
          <w:rPrChange w:id="142" w:author="Sean" w:date="2021-05-17T17:39:00Z">
            <w:rPr>
              <w:rFonts w:ascii="Times New Roman" w:hAnsi="Times New Roman" w:cs="Times New Roman"/>
              <w:sz w:val="24"/>
              <w:szCs w:val="24"/>
            </w:rPr>
          </w:rPrChange>
        </w:rPr>
        <w:t xml:space="preserve">dat ze </w:t>
      </w:r>
      <w:r w:rsidRPr="008916BD">
        <w:rPr>
          <w:rFonts w:ascii="Times New Roman" w:hAnsi="Times New Roman" w:cs="Times New Roman"/>
          <w:sz w:val="24"/>
          <w:szCs w:val="24"/>
          <w:highlight w:val="cyan"/>
          <w:rPrChange w:id="143" w:author="Sean" w:date="2021-05-17T17:39:00Z">
            <w:rPr>
              <w:rFonts w:ascii="Times New Roman" w:hAnsi="Times New Roman" w:cs="Times New Roman"/>
              <w:sz w:val="24"/>
              <w:szCs w:val="24"/>
            </w:rPr>
          </w:rPrChange>
        </w:rPr>
        <w:t xml:space="preserve">een </w:t>
      </w:r>
      <w:r w:rsidR="003F3BCC" w:rsidRPr="008916BD">
        <w:rPr>
          <w:rFonts w:ascii="Times New Roman" w:hAnsi="Times New Roman" w:cs="Times New Roman"/>
          <w:sz w:val="24"/>
          <w:szCs w:val="24"/>
          <w:highlight w:val="cyan"/>
          <w:rPrChange w:id="144" w:author="Sean" w:date="2021-05-17T17:39:00Z">
            <w:rPr>
              <w:rFonts w:ascii="Times New Roman" w:hAnsi="Times New Roman" w:cs="Times New Roman"/>
              <w:sz w:val="24"/>
              <w:szCs w:val="24"/>
            </w:rPr>
          </w:rPrChange>
        </w:rPr>
        <w:t>cijfer</w:t>
      </w:r>
      <w:r w:rsidRPr="008916BD">
        <w:rPr>
          <w:rFonts w:ascii="Times New Roman" w:hAnsi="Times New Roman" w:cs="Times New Roman"/>
          <w:sz w:val="24"/>
          <w:szCs w:val="24"/>
          <w:highlight w:val="cyan"/>
          <w:rPrChange w:id="145" w:author="Sean" w:date="2021-05-17T17:39:00Z">
            <w:rPr>
              <w:rFonts w:ascii="Times New Roman" w:hAnsi="Times New Roman" w:cs="Times New Roman"/>
              <w:sz w:val="24"/>
              <w:szCs w:val="24"/>
            </w:rPr>
          </w:rPrChange>
        </w:rPr>
        <w:t xml:space="preserve"> invullen</w:t>
      </w:r>
      <w:r w:rsidR="00EE675C" w:rsidRPr="008916BD">
        <w:rPr>
          <w:rFonts w:ascii="Times New Roman" w:hAnsi="Times New Roman" w:cs="Times New Roman"/>
          <w:sz w:val="24"/>
          <w:szCs w:val="24"/>
          <w:highlight w:val="cyan"/>
          <w:rPrChange w:id="146" w:author="Sean" w:date="2021-05-17T17:39:00Z">
            <w:rPr>
              <w:rFonts w:ascii="Times New Roman" w:hAnsi="Times New Roman" w:cs="Times New Roman"/>
              <w:sz w:val="24"/>
              <w:szCs w:val="24"/>
            </w:rPr>
          </w:rPrChange>
        </w:rPr>
        <w:t xml:space="preserve"> </w:t>
      </w:r>
      <w:r w:rsidR="00395EAA" w:rsidRPr="008916BD">
        <w:rPr>
          <w:rFonts w:ascii="Times New Roman" w:hAnsi="Times New Roman" w:cs="Times New Roman"/>
          <w:sz w:val="24"/>
          <w:szCs w:val="24"/>
          <w:highlight w:val="cyan"/>
          <w:rPrChange w:id="147" w:author="Sean" w:date="2021-05-17T17:39:00Z">
            <w:rPr>
              <w:rFonts w:ascii="Times New Roman" w:hAnsi="Times New Roman" w:cs="Times New Roman"/>
              <w:sz w:val="24"/>
              <w:szCs w:val="24"/>
            </w:rPr>
          </w:rPrChange>
        </w:rPr>
        <w:t>voor</w:t>
      </w:r>
      <w:r w:rsidR="00EE675C" w:rsidRPr="008916BD">
        <w:rPr>
          <w:rFonts w:ascii="Times New Roman" w:hAnsi="Times New Roman" w:cs="Times New Roman"/>
          <w:sz w:val="24"/>
          <w:szCs w:val="24"/>
          <w:highlight w:val="cyan"/>
          <w:rPrChange w:id="148" w:author="Sean" w:date="2021-05-17T17:39:00Z">
            <w:rPr>
              <w:rFonts w:ascii="Times New Roman" w:hAnsi="Times New Roman" w:cs="Times New Roman"/>
              <w:sz w:val="24"/>
              <w:szCs w:val="24"/>
            </w:rPr>
          </w:rPrChange>
        </w:rPr>
        <w:t xml:space="preserve"> mensgelijkenis</w:t>
      </w:r>
      <w:r w:rsidRPr="008916BD">
        <w:rPr>
          <w:rFonts w:ascii="Times New Roman" w:hAnsi="Times New Roman" w:cs="Times New Roman"/>
          <w:sz w:val="24"/>
          <w:szCs w:val="24"/>
          <w:highlight w:val="cyan"/>
          <w:rPrChange w:id="149" w:author="Sean" w:date="2021-05-17T17:39:00Z">
            <w:rPr>
              <w:rFonts w:ascii="Times New Roman" w:hAnsi="Times New Roman" w:cs="Times New Roman"/>
              <w:sz w:val="24"/>
              <w:szCs w:val="24"/>
            </w:rPr>
          </w:rPrChange>
        </w:rPr>
        <w:t xml:space="preserve"> op een 9</w:t>
      </w:r>
      <w:r w:rsidR="004041EC" w:rsidRPr="008916BD">
        <w:rPr>
          <w:rFonts w:ascii="Times New Roman" w:hAnsi="Times New Roman" w:cs="Times New Roman"/>
          <w:sz w:val="24"/>
          <w:szCs w:val="24"/>
          <w:highlight w:val="cyan"/>
          <w:rPrChange w:id="150" w:author="Sean" w:date="2021-05-17T17:39:00Z">
            <w:rPr>
              <w:rFonts w:ascii="Times New Roman" w:hAnsi="Times New Roman" w:cs="Times New Roman"/>
              <w:sz w:val="24"/>
              <w:szCs w:val="24"/>
            </w:rPr>
          </w:rPrChange>
        </w:rPr>
        <w:t>-</w:t>
      </w:r>
      <w:r w:rsidR="00F807EF" w:rsidRPr="008916BD">
        <w:rPr>
          <w:rFonts w:ascii="Times New Roman" w:hAnsi="Times New Roman" w:cs="Times New Roman"/>
          <w:sz w:val="24"/>
          <w:szCs w:val="24"/>
          <w:highlight w:val="cyan"/>
          <w:rPrChange w:id="151" w:author="Sean" w:date="2021-05-17T17:39:00Z">
            <w:rPr>
              <w:rFonts w:ascii="Times New Roman" w:hAnsi="Times New Roman" w:cs="Times New Roman"/>
              <w:sz w:val="24"/>
              <w:szCs w:val="24"/>
            </w:rPr>
          </w:rPrChange>
        </w:rPr>
        <w:t>punt</w:t>
      </w:r>
      <w:r w:rsidR="004041EC" w:rsidRPr="008916BD">
        <w:rPr>
          <w:rFonts w:ascii="Times New Roman" w:hAnsi="Times New Roman" w:cs="Times New Roman"/>
          <w:sz w:val="24"/>
          <w:szCs w:val="24"/>
          <w:highlight w:val="cyan"/>
          <w:rPrChange w:id="152" w:author="Sean" w:date="2021-05-17T17:39:00Z">
            <w:rPr>
              <w:rFonts w:ascii="Times New Roman" w:hAnsi="Times New Roman" w:cs="Times New Roman"/>
              <w:sz w:val="24"/>
              <w:szCs w:val="24"/>
            </w:rPr>
          </w:rPrChange>
        </w:rPr>
        <w:t xml:space="preserve"> </w:t>
      </w:r>
      <w:r w:rsidRPr="008916BD">
        <w:rPr>
          <w:rFonts w:ascii="Times New Roman" w:hAnsi="Times New Roman" w:cs="Times New Roman"/>
          <w:sz w:val="24"/>
          <w:szCs w:val="24"/>
          <w:highlight w:val="cyan"/>
          <w:rPrChange w:id="153" w:author="Sean" w:date="2021-05-17T17:39:00Z">
            <w:rPr>
              <w:rFonts w:ascii="Times New Roman" w:hAnsi="Times New Roman" w:cs="Times New Roman"/>
              <w:sz w:val="24"/>
              <w:szCs w:val="24"/>
            </w:rPr>
          </w:rPrChange>
        </w:rPr>
        <w:t xml:space="preserve">Likertschaal, </w:t>
      </w:r>
      <w:r w:rsidR="00F807EF" w:rsidRPr="008916BD">
        <w:rPr>
          <w:rFonts w:ascii="Times New Roman" w:hAnsi="Times New Roman" w:cs="Times New Roman"/>
          <w:sz w:val="24"/>
          <w:szCs w:val="24"/>
          <w:highlight w:val="cyan"/>
          <w:rPrChange w:id="154" w:author="Sean" w:date="2021-05-17T17:39:00Z">
            <w:rPr>
              <w:rFonts w:ascii="Times New Roman" w:hAnsi="Times New Roman" w:cs="Times New Roman"/>
              <w:sz w:val="24"/>
              <w:szCs w:val="24"/>
            </w:rPr>
          </w:rPrChange>
        </w:rPr>
        <w:t>waarbij</w:t>
      </w:r>
      <w:r w:rsidRPr="008916BD">
        <w:rPr>
          <w:rFonts w:ascii="Times New Roman" w:hAnsi="Times New Roman" w:cs="Times New Roman"/>
          <w:sz w:val="24"/>
          <w:szCs w:val="24"/>
          <w:highlight w:val="cyan"/>
          <w:rPrChange w:id="155" w:author="Sean" w:date="2021-05-17T17:39:00Z">
            <w:rPr>
              <w:rFonts w:ascii="Times New Roman" w:hAnsi="Times New Roman" w:cs="Times New Roman"/>
              <w:sz w:val="24"/>
              <w:szCs w:val="24"/>
            </w:rPr>
          </w:rPrChange>
        </w:rPr>
        <w:t xml:space="preserve"> 1 </w:t>
      </w:r>
      <w:r w:rsidR="00F807EF" w:rsidRPr="008916BD">
        <w:rPr>
          <w:rFonts w:ascii="Times New Roman" w:hAnsi="Times New Roman" w:cs="Times New Roman"/>
          <w:sz w:val="24"/>
          <w:szCs w:val="24"/>
          <w:highlight w:val="cyan"/>
          <w:rPrChange w:id="156" w:author="Sean" w:date="2021-05-17T17:39:00Z">
            <w:rPr>
              <w:rFonts w:ascii="Times New Roman" w:hAnsi="Times New Roman" w:cs="Times New Roman"/>
              <w:sz w:val="24"/>
              <w:szCs w:val="24"/>
            </w:rPr>
          </w:rPrChange>
        </w:rPr>
        <w:t>staat voor</w:t>
      </w:r>
      <w:r w:rsidRPr="008916BD">
        <w:rPr>
          <w:rFonts w:ascii="Times New Roman" w:hAnsi="Times New Roman" w:cs="Times New Roman"/>
          <w:sz w:val="24"/>
          <w:szCs w:val="24"/>
          <w:highlight w:val="cyan"/>
          <w:rPrChange w:id="157" w:author="Sean" w:date="2021-05-17T17:39:00Z">
            <w:rPr>
              <w:rFonts w:ascii="Times New Roman" w:hAnsi="Times New Roman" w:cs="Times New Roman"/>
              <w:sz w:val="24"/>
              <w:szCs w:val="24"/>
            </w:rPr>
          </w:rPrChange>
        </w:rPr>
        <w:t xml:space="preserve"> ‘helemaal niet mensgelijkend’ en 9 </w:t>
      </w:r>
      <w:r w:rsidR="00F807EF" w:rsidRPr="008916BD">
        <w:rPr>
          <w:rFonts w:ascii="Times New Roman" w:hAnsi="Times New Roman" w:cs="Times New Roman"/>
          <w:sz w:val="24"/>
          <w:szCs w:val="24"/>
          <w:highlight w:val="cyan"/>
          <w:rPrChange w:id="158" w:author="Sean" w:date="2021-05-17T17:39:00Z">
            <w:rPr>
              <w:rFonts w:ascii="Times New Roman" w:hAnsi="Times New Roman" w:cs="Times New Roman"/>
              <w:sz w:val="24"/>
              <w:szCs w:val="24"/>
            </w:rPr>
          </w:rPrChange>
        </w:rPr>
        <w:t>voor</w:t>
      </w:r>
      <w:r w:rsidRPr="008916BD">
        <w:rPr>
          <w:rFonts w:ascii="Times New Roman" w:hAnsi="Times New Roman" w:cs="Times New Roman"/>
          <w:sz w:val="24"/>
          <w:szCs w:val="24"/>
          <w:highlight w:val="cyan"/>
          <w:rPrChange w:id="159" w:author="Sean" w:date="2021-05-17T17:39:00Z">
            <w:rPr>
              <w:rFonts w:ascii="Times New Roman" w:hAnsi="Times New Roman" w:cs="Times New Roman"/>
              <w:sz w:val="24"/>
              <w:szCs w:val="24"/>
            </w:rPr>
          </w:rPrChange>
        </w:rPr>
        <w:t xml:space="preserve"> ‘heel mensgelijkend’.</w:t>
      </w:r>
      <w:r w:rsidR="00B71EAD" w:rsidRPr="008916BD">
        <w:rPr>
          <w:rFonts w:ascii="Times New Roman" w:hAnsi="Times New Roman" w:cs="Times New Roman"/>
          <w:sz w:val="24"/>
          <w:szCs w:val="24"/>
          <w:highlight w:val="cyan"/>
          <w:rPrChange w:id="160" w:author="Sean" w:date="2021-05-17T17:39:00Z">
            <w:rPr>
              <w:rFonts w:ascii="Times New Roman" w:hAnsi="Times New Roman" w:cs="Times New Roman"/>
              <w:sz w:val="24"/>
              <w:szCs w:val="24"/>
            </w:rPr>
          </w:rPrChange>
        </w:rPr>
        <w:t xml:space="preserve"> Ook inzake aanvaarding zal gevraagd worden naar een </w:t>
      </w:r>
      <w:r w:rsidR="003F3BCC" w:rsidRPr="008916BD">
        <w:rPr>
          <w:rFonts w:ascii="Times New Roman" w:hAnsi="Times New Roman" w:cs="Times New Roman"/>
          <w:sz w:val="24"/>
          <w:szCs w:val="24"/>
          <w:highlight w:val="cyan"/>
          <w:rPrChange w:id="161" w:author="Sean" w:date="2021-05-17T17:39:00Z">
            <w:rPr>
              <w:rFonts w:ascii="Times New Roman" w:hAnsi="Times New Roman" w:cs="Times New Roman"/>
              <w:sz w:val="24"/>
              <w:szCs w:val="24"/>
            </w:rPr>
          </w:rPrChange>
        </w:rPr>
        <w:t>cijfer</w:t>
      </w:r>
      <w:r w:rsidR="00B71EAD" w:rsidRPr="008916BD">
        <w:rPr>
          <w:rFonts w:ascii="Times New Roman" w:hAnsi="Times New Roman" w:cs="Times New Roman"/>
          <w:sz w:val="24"/>
          <w:szCs w:val="24"/>
          <w:highlight w:val="cyan"/>
          <w:rPrChange w:id="162" w:author="Sean" w:date="2021-05-17T17:39:00Z">
            <w:rPr>
              <w:rFonts w:ascii="Times New Roman" w:hAnsi="Times New Roman" w:cs="Times New Roman"/>
              <w:sz w:val="24"/>
              <w:szCs w:val="24"/>
            </w:rPr>
          </w:rPrChange>
        </w:rPr>
        <w:t xml:space="preserve"> op een 9</w:t>
      </w:r>
      <w:r w:rsidR="004041EC" w:rsidRPr="008916BD">
        <w:rPr>
          <w:rFonts w:ascii="Times New Roman" w:hAnsi="Times New Roman" w:cs="Times New Roman"/>
          <w:sz w:val="24"/>
          <w:szCs w:val="24"/>
          <w:highlight w:val="cyan"/>
          <w:rPrChange w:id="163" w:author="Sean" w:date="2021-05-17T17:39:00Z">
            <w:rPr>
              <w:rFonts w:ascii="Times New Roman" w:hAnsi="Times New Roman" w:cs="Times New Roman"/>
              <w:sz w:val="24"/>
              <w:szCs w:val="24"/>
            </w:rPr>
          </w:rPrChange>
        </w:rPr>
        <w:t>-</w:t>
      </w:r>
      <w:r w:rsidR="00B71EAD" w:rsidRPr="008916BD">
        <w:rPr>
          <w:rFonts w:ascii="Times New Roman" w:hAnsi="Times New Roman" w:cs="Times New Roman"/>
          <w:sz w:val="24"/>
          <w:szCs w:val="24"/>
          <w:highlight w:val="cyan"/>
          <w:rPrChange w:id="164" w:author="Sean" w:date="2021-05-17T17:39:00Z">
            <w:rPr>
              <w:rFonts w:ascii="Times New Roman" w:hAnsi="Times New Roman" w:cs="Times New Roman"/>
              <w:sz w:val="24"/>
              <w:szCs w:val="24"/>
            </w:rPr>
          </w:rPrChange>
        </w:rPr>
        <w:t>punt Likertschaal, waarbij 1 staat voor ‘totaal onaanvaardbaar’ en 9 staat voor ‘totaal aanvaardbaar’.</w:t>
      </w:r>
      <w:r w:rsidR="00395EAA" w:rsidRPr="008916BD">
        <w:rPr>
          <w:rFonts w:ascii="Times New Roman" w:hAnsi="Times New Roman" w:cs="Times New Roman"/>
          <w:sz w:val="24"/>
          <w:szCs w:val="24"/>
          <w:highlight w:val="cyan"/>
          <w:rPrChange w:id="165" w:author="Sean" w:date="2021-05-17T17:39:00Z">
            <w:rPr>
              <w:rFonts w:ascii="Times New Roman" w:hAnsi="Times New Roman" w:cs="Times New Roman"/>
              <w:sz w:val="24"/>
              <w:szCs w:val="24"/>
            </w:rPr>
          </w:rPrChange>
        </w:rPr>
        <w:t xml:space="preserve"> </w:t>
      </w:r>
      <w:r w:rsidR="00B66792" w:rsidRPr="008916BD">
        <w:rPr>
          <w:rFonts w:ascii="Times New Roman" w:hAnsi="Times New Roman" w:cs="Times New Roman"/>
          <w:sz w:val="24"/>
          <w:szCs w:val="24"/>
          <w:highlight w:val="cyan"/>
          <w:rPrChange w:id="166" w:author="Sean" w:date="2021-05-17T17:39:00Z">
            <w:rPr>
              <w:rFonts w:ascii="Times New Roman" w:hAnsi="Times New Roman" w:cs="Times New Roman"/>
              <w:sz w:val="24"/>
              <w:szCs w:val="24"/>
            </w:rPr>
          </w:rPrChange>
        </w:rPr>
        <w:t xml:space="preserve">In de </w:t>
      </w:r>
      <w:r w:rsidR="003F3BCC" w:rsidRPr="008916BD">
        <w:rPr>
          <w:rFonts w:ascii="Times New Roman" w:hAnsi="Times New Roman" w:cs="Times New Roman"/>
          <w:i/>
          <w:iCs/>
          <w:sz w:val="24"/>
          <w:szCs w:val="24"/>
          <w:highlight w:val="cyan"/>
          <w:rPrChange w:id="167" w:author="Sean" w:date="2021-05-17T17:39:00Z">
            <w:rPr>
              <w:rFonts w:ascii="Times New Roman" w:hAnsi="Times New Roman" w:cs="Times New Roman"/>
              <w:i/>
              <w:iCs/>
              <w:sz w:val="24"/>
              <w:szCs w:val="24"/>
            </w:rPr>
          </w:rPrChange>
        </w:rPr>
        <w:t>A</w:t>
      </w:r>
      <w:r w:rsidR="007B3247" w:rsidRPr="008916BD">
        <w:rPr>
          <w:rFonts w:ascii="Times New Roman" w:hAnsi="Times New Roman" w:cs="Times New Roman"/>
          <w:i/>
          <w:iCs/>
          <w:sz w:val="24"/>
          <w:szCs w:val="24"/>
          <w:highlight w:val="cyan"/>
          <w:rPrChange w:id="168" w:author="Sean" w:date="2021-05-17T17:39:00Z">
            <w:rPr>
              <w:rFonts w:ascii="Times New Roman" w:hAnsi="Times New Roman" w:cs="Times New Roman"/>
              <w:i/>
              <w:iCs/>
              <w:sz w:val="24"/>
              <w:szCs w:val="24"/>
            </w:rPr>
          </w:rPrChange>
        </w:rPr>
        <w:t>cceptability</w:t>
      </w:r>
      <w:r w:rsidR="007B3247" w:rsidRPr="008916BD">
        <w:rPr>
          <w:rFonts w:ascii="Times New Roman" w:hAnsi="Times New Roman" w:cs="Times New Roman"/>
          <w:sz w:val="24"/>
          <w:szCs w:val="24"/>
          <w:highlight w:val="cyan"/>
          <w:rPrChange w:id="169" w:author="Sean" w:date="2021-05-17T17:39:00Z">
            <w:rPr>
              <w:rFonts w:ascii="Times New Roman" w:hAnsi="Times New Roman" w:cs="Times New Roman"/>
              <w:sz w:val="24"/>
              <w:szCs w:val="24"/>
            </w:rPr>
          </w:rPrChange>
        </w:rPr>
        <w:t xml:space="preserve"> conditie</w:t>
      </w:r>
      <w:r w:rsidR="00B66792" w:rsidRPr="008916BD">
        <w:rPr>
          <w:rFonts w:ascii="Times New Roman" w:hAnsi="Times New Roman" w:cs="Times New Roman"/>
          <w:sz w:val="24"/>
          <w:szCs w:val="24"/>
          <w:highlight w:val="cyan"/>
          <w:rPrChange w:id="170" w:author="Sean" w:date="2021-05-17T17:39:00Z">
            <w:rPr>
              <w:rFonts w:ascii="Times New Roman" w:hAnsi="Times New Roman" w:cs="Times New Roman"/>
              <w:sz w:val="24"/>
              <w:szCs w:val="24"/>
            </w:rPr>
          </w:rPrChange>
        </w:rPr>
        <w:t xml:space="preserve"> za</w:t>
      </w:r>
      <w:r w:rsidR="0082612B" w:rsidRPr="008916BD">
        <w:rPr>
          <w:rFonts w:ascii="Times New Roman" w:hAnsi="Times New Roman" w:cs="Times New Roman"/>
          <w:sz w:val="24"/>
          <w:szCs w:val="24"/>
          <w:highlight w:val="cyan"/>
          <w:rPrChange w:id="171" w:author="Sean" w:date="2021-05-17T17:39:00Z">
            <w:rPr>
              <w:rFonts w:ascii="Times New Roman" w:hAnsi="Times New Roman" w:cs="Times New Roman"/>
              <w:sz w:val="24"/>
              <w:szCs w:val="24"/>
            </w:rPr>
          </w:rPrChange>
        </w:rPr>
        <w:t>l</w:t>
      </w:r>
      <w:r w:rsidR="007B3247" w:rsidRPr="008916BD">
        <w:rPr>
          <w:rFonts w:ascii="Times New Roman" w:hAnsi="Times New Roman" w:cs="Times New Roman"/>
          <w:sz w:val="24"/>
          <w:szCs w:val="24"/>
          <w:highlight w:val="cyan"/>
          <w:rPrChange w:id="172" w:author="Sean" w:date="2021-05-17T17:39:00Z">
            <w:rPr>
              <w:rFonts w:ascii="Times New Roman" w:hAnsi="Times New Roman" w:cs="Times New Roman"/>
              <w:sz w:val="24"/>
              <w:szCs w:val="24"/>
            </w:rPr>
          </w:rPrChange>
        </w:rPr>
        <w:t xml:space="preserve"> een</w:t>
      </w:r>
      <w:r w:rsidR="00F9143F" w:rsidRPr="008916BD">
        <w:rPr>
          <w:rFonts w:ascii="Times New Roman" w:hAnsi="Times New Roman" w:cs="Times New Roman"/>
          <w:sz w:val="24"/>
          <w:szCs w:val="24"/>
          <w:highlight w:val="cyan"/>
          <w:rPrChange w:id="173" w:author="Sean" w:date="2021-05-17T17:39:00Z">
            <w:rPr>
              <w:rFonts w:ascii="Times New Roman" w:hAnsi="Times New Roman" w:cs="Times New Roman"/>
              <w:sz w:val="24"/>
              <w:szCs w:val="24"/>
            </w:rPr>
          </w:rPrChange>
        </w:rPr>
        <w:t xml:space="preserve"> twee seconden </w:t>
      </w:r>
      <w:r w:rsidR="007B3247" w:rsidRPr="008916BD">
        <w:rPr>
          <w:rFonts w:ascii="Times New Roman" w:hAnsi="Times New Roman" w:cs="Times New Roman"/>
          <w:sz w:val="24"/>
          <w:szCs w:val="24"/>
          <w:highlight w:val="cyan"/>
          <w:rPrChange w:id="174" w:author="Sean" w:date="2021-05-17T17:39:00Z">
            <w:rPr>
              <w:rFonts w:ascii="Times New Roman" w:hAnsi="Times New Roman" w:cs="Times New Roman"/>
              <w:sz w:val="24"/>
              <w:szCs w:val="24"/>
            </w:rPr>
          </w:rPrChange>
        </w:rPr>
        <w:t>durende</w:t>
      </w:r>
      <w:r w:rsidR="0082612B" w:rsidRPr="008916BD">
        <w:rPr>
          <w:rFonts w:ascii="Times New Roman" w:hAnsi="Times New Roman" w:cs="Times New Roman"/>
          <w:sz w:val="24"/>
          <w:szCs w:val="24"/>
          <w:highlight w:val="cyan"/>
          <w:rPrChange w:id="175" w:author="Sean" w:date="2021-05-17T17:39:00Z">
            <w:rPr>
              <w:rFonts w:ascii="Times New Roman" w:hAnsi="Times New Roman" w:cs="Times New Roman"/>
              <w:sz w:val="24"/>
              <w:szCs w:val="24"/>
            </w:rPr>
          </w:rPrChange>
        </w:rPr>
        <w:t xml:space="preserve"> video aangeboden worden</w:t>
      </w:r>
      <w:r w:rsidR="003F3BCC" w:rsidRPr="008916BD">
        <w:rPr>
          <w:rFonts w:ascii="Times New Roman" w:hAnsi="Times New Roman" w:cs="Times New Roman"/>
          <w:sz w:val="24"/>
          <w:szCs w:val="24"/>
          <w:highlight w:val="cyan"/>
          <w:rPrChange w:id="176" w:author="Sean" w:date="2021-05-17T17:39:00Z">
            <w:rPr>
              <w:rFonts w:ascii="Times New Roman" w:hAnsi="Times New Roman" w:cs="Times New Roman"/>
              <w:sz w:val="24"/>
              <w:szCs w:val="24"/>
            </w:rPr>
          </w:rPrChange>
        </w:rPr>
        <w:t>,</w:t>
      </w:r>
      <w:r w:rsidR="0082612B" w:rsidRPr="008916BD">
        <w:rPr>
          <w:rFonts w:ascii="Times New Roman" w:hAnsi="Times New Roman" w:cs="Times New Roman"/>
          <w:sz w:val="24"/>
          <w:szCs w:val="24"/>
          <w:highlight w:val="cyan"/>
          <w:rPrChange w:id="177" w:author="Sean" w:date="2021-05-17T17:39:00Z">
            <w:rPr>
              <w:rFonts w:ascii="Times New Roman" w:hAnsi="Times New Roman" w:cs="Times New Roman"/>
              <w:sz w:val="24"/>
              <w:szCs w:val="24"/>
            </w:rPr>
          </w:rPrChange>
        </w:rPr>
        <w:t xml:space="preserve"> </w:t>
      </w:r>
      <w:r w:rsidRPr="008916BD">
        <w:rPr>
          <w:rFonts w:ascii="Times New Roman" w:hAnsi="Times New Roman" w:cs="Times New Roman"/>
          <w:sz w:val="24"/>
          <w:szCs w:val="24"/>
          <w:highlight w:val="cyan"/>
          <w:rPrChange w:id="178" w:author="Sean" w:date="2021-05-17T17:39:00Z">
            <w:rPr>
              <w:rFonts w:ascii="Times New Roman" w:hAnsi="Times New Roman" w:cs="Times New Roman"/>
              <w:sz w:val="24"/>
              <w:szCs w:val="24"/>
            </w:rPr>
          </w:rPrChange>
        </w:rPr>
        <w:t xml:space="preserve">waarin </w:t>
      </w:r>
      <w:r w:rsidR="007B3247" w:rsidRPr="008916BD">
        <w:rPr>
          <w:rFonts w:ascii="Times New Roman" w:hAnsi="Times New Roman" w:cs="Times New Roman"/>
          <w:sz w:val="24"/>
          <w:szCs w:val="24"/>
          <w:highlight w:val="cyan"/>
          <w:rPrChange w:id="179" w:author="Sean" w:date="2021-05-17T17:39:00Z">
            <w:rPr>
              <w:rFonts w:ascii="Times New Roman" w:hAnsi="Times New Roman" w:cs="Times New Roman"/>
              <w:sz w:val="24"/>
              <w:szCs w:val="24"/>
            </w:rPr>
          </w:rPrChange>
        </w:rPr>
        <w:t>elk van de</w:t>
      </w:r>
      <w:r w:rsidRPr="008916BD">
        <w:rPr>
          <w:rFonts w:ascii="Times New Roman" w:hAnsi="Times New Roman" w:cs="Times New Roman"/>
          <w:sz w:val="24"/>
          <w:szCs w:val="24"/>
          <w:highlight w:val="cyan"/>
          <w:rPrChange w:id="180" w:author="Sean" w:date="2021-05-17T17:39:00Z">
            <w:rPr>
              <w:rFonts w:ascii="Times New Roman" w:hAnsi="Times New Roman" w:cs="Times New Roman"/>
              <w:sz w:val="24"/>
              <w:szCs w:val="24"/>
            </w:rPr>
          </w:rPrChange>
        </w:rPr>
        <w:t xml:space="preserve"> karakters </w:t>
      </w:r>
      <w:r w:rsidR="007B3247" w:rsidRPr="008916BD">
        <w:rPr>
          <w:rFonts w:ascii="Times New Roman" w:hAnsi="Times New Roman" w:cs="Times New Roman"/>
          <w:sz w:val="24"/>
          <w:szCs w:val="24"/>
          <w:highlight w:val="cyan"/>
          <w:rPrChange w:id="181" w:author="Sean" w:date="2021-05-17T17:39:00Z">
            <w:rPr>
              <w:rFonts w:ascii="Times New Roman" w:hAnsi="Times New Roman" w:cs="Times New Roman"/>
              <w:sz w:val="24"/>
              <w:szCs w:val="24"/>
            </w:rPr>
          </w:rPrChange>
        </w:rPr>
        <w:t>klop</w:t>
      </w:r>
      <w:r w:rsidRPr="008916BD">
        <w:rPr>
          <w:rFonts w:ascii="Times New Roman" w:hAnsi="Times New Roman" w:cs="Times New Roman"/>
          <w:sz w:val="24"/>
          <w:szCs w:val="24"/>
          <w:highlight w:val="cyan"/>
          <w:rPrChange w:id="182" w:author="Sean" w:date="2021-05-17T17:39:00Z">
            <w:rPr>
              <w:rFonts w:ascii="Times New Roman" w:hAnsi="Times New Roman" w:cs="Times New Roman"/>
              <w:sz w:val="24"/>
              <w:szCs w:val="24"/>
            </w:rPr>
          </w:rPrChange>
        </w:rPr>
        <w:t>bewegingen uitvoe</w:t>
      </w:r>
      <w:r w:rsidR="007B3247" w:rsidRPr="008916BD">
        <w:rPr>
          <w:rFonts w:ascii="Times New Roman" w:hAnsi="Times New Roman" w:cs="Times New Roman"/>
          <w:sz w:val="24"/>
          <w:szCs w:val="24"/>
          <w:highlight w:val="cyan"/>
          <w:rPrChange w:id="183" w:author="Sean" w:date="2021-05-17T17:39:00Z">
            <w:rPr>
              <w:rFonts w:ascii="Times New Roman" w:hAnsi="Times New Roman" w:cs="Times New Roman"/>
              <w:sz w:val="24"/>
              <w:szCs w:val="24"/>
            </w:rPr>
          </w:rPrChange>
        </w:rPr>
        <w:t>rt</w:t>
      </w:r>
      <w:r w:rsidRPr="008916BD">
        <w:rPr>
          <w:rFonts w:ascii="Times New Roman" w:hAnsi="Times New Roman" w:cs="Times New Roman"/>
          <w:sz w:val="24"/>
          <w:szCs w:val="24"/>
          <w:highlight w:val="cyan"/>
          <w:rPrChange w:id="184" w:author="Sean" w:date="2021-05-17T17:39:00Z">
            <w:rPr>
              <w:rFonts w:ascii="Times New Roman" w:hAnsi="Times New Roman" w:cs="Times New Roman"/>
              <w:sz w:val="24"/>
              <w:szCs w:val="24"/>
            </w:rPr>
          </w:rPrChange>
        </w:rPr>
        <w:t xml:space="preserve">. Deze bewegingen </w:t>
      </w:r>
      <w:r w:rsidR="0082612B" w:rsidRPr="008916BD">
        <w:rPr>
          <w:rFonts w:ascii="Times New Roman" w:hAnsi="Times New Roman" w:cs="Times New Roman"/>
          <w:sz w:val="24"/>
          <w:szCs w:val="24"/>
          <w:highlight w:val="cyan"/>
          <w:rPrChange w:id="185" w:author="Sean" w:date="2021-05-17T17:39:00Z">
            <w:rPr>
              <w:rFonts w:ascii="Times New Roman" w:hAnsi="Times New Roman" w:cs="Times New Roman"/>
              <w:sz w:val="24"/>
              <w:szCs w:val="24"/>
            </w:rPr>
          </w:rPrChange>
        </w:rPr>
        <w:t>zullen op</w:t>
      </w:r>
      <w:r w:rsidRPr="008916BD">
        <w:rPr>
          <w:rFonts w:ascii="Times New Roman" w:hAnsi="Times New Roman" w:cs="Times New Roman"/>
          <w:sz w:val="24"/>
          <w:szCs w:val="24"/>
          <w:highlight w:val="cyan"/>
          <w:rPrChange w:id="186" w:author="Sean" w:date="2021-05-17T17:39:00Z">
            <w:rPr>
              <w:rFonts w:ascii="Times New Roman" w:hAnsi="Times New Roman" w:cs="Times New Roman"/>
              <w:sz w:val="24"/>
              <w:szCs w:val="24"/>
            </w:rPr>
          </w:rPrChange>
        </w:rPr>
        <w:t xml:space="preserve"> </w:t>
      </w:r>
      <w:r w:rsidR="0082612B" w:rsidRPr="008916BD">
        <w:rPr>
          <w:rFonts w:ascii="Times New Roman" w:hAnsi="Times New Roman" w:cs="Times New Roman"/>
          <w:sz w:val="24"/>
          <w:szCs w:val="24"/>
          <w:highlight w:val="cyan"/>
          <w:rPrChange w:id="187" w:author="Sean" w:date="2021-05-17T17:39:00Z">
            <w:rPr>
              <w:rFonts w:ascii="Times New Roman" w:hAnsi="Times New Roman" w:cs="Times New Roman"/>
              <w:sz w:val="24"/>
              <w:szCs w:val="24"/>
            </w:rPr>
          </w:rPrChange>
        </w:rPr>
        <w:t>meerdere</w:t>
      </w:r>
      <w:r w:rsidRPr="008916BD">
        <w:rPr>
          <w:rFonts w:ascii="Times New Roman" w:hAnsi="Times New Roman" w:cs="Times New Roman"/>
          <w:sz w:val="24"/>
          <w:szCs w:val="24"/>
          <w:highlight w:val="cyan"/>
          <w:rPrChange w:id="188" w:author="Sean" w:date="2021-05-17T17:39:00Z">
            <w:rPr>
              <w:rFonts w:ascii="Times New Roman" w:hAnsi="Times New Roman" w:cs="Times New Roman"/>
              <w:sz w:val="24"/>
              <w:szCs w:val="24"/>
            </w:rPr>
          </w:rPrChange>
        </w:rPr>
        <w:t xml:space="preserve"> manieren</w:t>
      </w:r>
      <w:r w:rsidR="0082612B" w:rsidRPr="008916BD">
        <w:rPr>
          <w:rFonts w:ascii="Times New Roman" w:hAnsi="Times New Roman" w:cs="Times New Roman"/>
          <w:sz w:val="24"/>
          <w:szCs w:val="24"/>
          <w:highlight w:val="cyan"/>
          <w:rPrChange w:id="189" w:author="Sean" w:date="2021-05-17T17:39:00Z">
            <w:rPr>
              <w:rFonts w:ascii="Times New Roman" w:hAnsi="Times New Roman" w:cs="Times New Roman"/>
              <w:sz w:val="24"/>
              <w:szCs w:val="24"/>
            </w:rPr>
          </w:rPrChange>
        </w:rPr>
        <w:t xml:space="preserve"> aangeboden worden</w:t>
      </w:r>
      <w:r w:rsidRPr="008916BD">
        <w:rPr>
          <w:rFonts w:ascii="Times New Roman" w:hAnsi="Times New Roman" w:cs="Times New Roman"/>
          <w:sz w:val="24"/>
          <w:szCs w:val="24"/>
          <w:highlight w:val="cyan"/>
          <w:rPrChange w:id="190" w:author="Sean" w:date="2021-05-17T17:39:00Z">
            <w:rPr>
              <w:rFonts w:ascii="Times New Roman" w:hAnsi="Times New Roman" w:cs="Times New Roman"/>
              <w:sz w:val="24"/>
              <w:szCs w:val="24"/>
            </w:rPr>
          </w:rPrChange>
        </w:rPr>
        <w:t>, dit zijnde één natuurlijke klopbeweging en vier vervormingen van de</w:t>
      </w:r>
      <w:r w:rsidR="003F3BCC" w:rsidRPr="008916BD">
        <w:rPr>
          <w:rFonts w:ascii="Times New Roman" w:hAnsi="Times New Roman" w:cs="Times New Roman"/>
          <w:sz w:val="24"/>
          <w:szCs w:val="24"/>
          <w:highlight w:val="cyan"/>
          <w:rPrChange w:id="191" w:author="Sean" w:date="2021-05-17T17:39:00Z">
            <w:rPr>
              <w:rFonts w:ascii="Times New Roman" w:hAnsi="Times New Roman" w:cs="Times New Roman"/>
              <w:sz w:val="24"/>
              <w:szCs w:val="24"/>
            </w:rPr>
          </w:rPrChange>
        </w:rPr>
        <w:t>ze</w:t>
      </w:r>
      <w:r w:rsidRPr="008916BD">
        <w:rPr>
          <w:rFonts w:ascii="Times New Roman" w:hAnsi="Times New Roman" w:cs="Times New Roman"/>
          <w:sz w:val="24"/>
          <w:szCs w:val="24"/>
          <w:highlight w:val="cyan"/>
          <w:rPrChange w:id="192" w:author="Sean" w:date="2021-05-17T17:39:00Z">
            <w:rPr>
              <w:rFonts w:ascii="Times New Roman" w:hAnsi="Times New Roman" w:cs="Times New Roman"/>
              <w:sz w:val="24"/>
              <w:szCs w:val="24"/>
            </w:rPr>
          </w:rPrChange>
        </w:rPr>
        <w:t xml:space="preserve"> natuurlijke klopbeweging. De groep </w:t>
      </w:r>
      <w:r w:rsidR="0082612B" w:rsidRPr="008916BD">
        <w:rPr>
          <w:rFonts w:ascii="Times New Roman" w:hAnsi="Times New Roman" w:cs="Times New Roman"/>
          <w:sz w:val="24"/>
          <w:szCs w:val="24"/>
          <w:highlight w:val="cyan"/>
          <w:rPrChange w:id="193" w:author="Sean" w:date="2021-05-17T17:39:00Z">
            <w:rPr>
              <w:rFonts w:ascii="Times New Roman" w:hAnsi="Times New Roman" w:cs="Times New Roman"/>
              <w:sz w:val="24"/>
              <w:szCs w:val="24"/>
            </w:rPr>
          </w:rPrChange>
        </w:rPr>
        <w:t>zal</w:t>
      </w:r>
      <w:r w:rsidRPr="008916BD">
        <w:rPr>
          <w:rFonts w:ascii="Times New Roman" w:hAnsi="Times New Roman" w:cs="Times New Roman"/>
          <w:sz w:val="24"/>
          <w:szCs w:val="24"/>
          <w:highlight w:val="cyan"/>
          <w:rPrChange w:id="194" w:author="Sean" w:date="2021-05-17T17:39:00Z">
            <w:rPr>
              <w:rFonts w:ascii="Times New Roman" w:hAnsi="Times New Roman" w:cs="Times New Roman"/>
              <w:sz w:val="24"/>
              <w:szCs w:val="24"/>
            </w:rPr>
          </w:rPrChange>
        </w:rPr>
        <w:t xml:space="preserve"> ook een statisch beeld van de geanimeerde karakters te zien</w:t>
      </w:r>
      <w:r w:rsidR="0082612B" w:rsidRPr="008916BD">
        <w:rPr>
          <w:rFonts w:ascii="Times New Roman" w:hAnsi="Times New Roman" w:cs="Times New Roman"/>
          <w:sz w:val="24"/>
          <w:szCs w:val="24"/>
          <w:highlight w:val="cyan"/>
          <w:rPrChange w:id="195" w:author="Sean" w:date="2021-05-17T17:39:00Z">
            <w:rPr>
              <w:rFonts w:ascii="Times New Roman" w:hAnsi="Times New Roman" w:cs="Times New Roman"/>
              <w:sz w:val="24"/>
              <w:szCs w:val="24"/>
            </w:rPr>
          </w:rPrChange>
        </w:rPr>
        <w:t xml:space="preserve"> krijgen</w:t>
      </w:r>
      <w:r w:rsidRPr="008916BD">
        <w:rPr>
          <w:rFonts w:ascii="Times New Roman" w:hAnsi="Times New Roman" w:cs="Times New Roman"/>
          <w:sz w:val="24"/>
          <w:szCs w:val="24"/>
          <w:highlight w:val="cyan"/>
          <w:rPrChange w:id="196" w:author="Sean" w:date="2021-05-17T17:39:00Z">
            <w:rPr>
              <w:rFonts w:ascii="Times New Roman" w:hAnsi="Times New Roman" w:cs="Times New Roman"/>
              <w:sz w:val="24"/>
              <w:szCs w:val="24"/>
            </w:rPr>
          </w:rPrChange>
        </w:rPr>
        <w:t xml:space="preserve">, welke getoond </w:t>
      </w:r>
      <w:r w:rsidR="0082612B" w:rsidRPr="008916BD">
        <w:rPr>
          <w:rFonts w:ascii="Times New Roman" w:hAnsi="Times New Roman" w:cs="Times New Roman"/>
          <w:sz w:val="24"/>
          <w:szCs w:val="24"/>
          <w:highlight w:val="cyan"/>
          <w:rPrChange w:id="197" w:author="Sean" w:date="2021-05-17T17:39:00Z">
            <w:rPr>
              <w:rFonts w:ascii="Times New Roman" w:hAnsi="Times New Roman" w:cs="Times New Roman"/>
              <w:sz w:val="24"/>
              <w:szCs w:val="24"/>
            </w:rPr>
          </w:rPrChange>
        </w:rPr>
        <w:t>zal worden</w:t>
      </w:r>
      <w:r w:rsidRPr="008916BD">
        <w:rPr>
          <w:rFonts w:ascii="Times New Roman" w:hAnsi="Times New Roman" w:cs="Times New Roman"/>
          <w:sz w:val="24"/>
          <w:szCs w:val="24"/>
          <w:highlight w:val="cyan"/>
          <w:rPrChange w:id="198" w:author="Sean" w:date="2021-05-17T17:39:00Z">
            <w:rPr>
              <w:rFonts w:ascii="Times New Roman" w:hAnsi="Times New Roman" w:cs="Times New Roman"/>
              <w:sz w:val="24"/>
              <w:szCs w:val="24"/>
            </w:rPr>
          </w:rPrChange>
        </w:rPr>
        <w:t xml:space="preserve"> aan de start of aan het einde van de gepresenteerde video. De volgorde van de aangereikte statische afbeeldingen </w:t>
      </w:r>
      <w:r w:rsidR="0082612B" w:rsidRPr="008916BD">
        <w:rPr>
          <w:rFonts w:ascii="Times New Roman" w:hAnsi="Times New Roman" w:cs="Times New Roman"/>
          <w:sz w:val="24"/>
          <w:szCs w:val="24"/>
          <w:highlight w:val="cyan"/>
          <w:rPrChange w:id="199" w:author="Sean" w:date="2021-05-17T17:39:00Z">
            <w:rPr>
              <w:rFonts w:ascii="Times New Roman" w:hAnsi="Times New Roman" w:cs="Times New Roman"/>
              <w:sz w:val="24"/>
              <w:szCs w:val="24"/>
            </w:rPr>
          </w:rPrChange>
        </w:rPr>
        <w:t xml:space="preserve">zal </w:t>
      </w:r>
      <w:r w:rsidR="008D26CE" w:rsidRPr="008916BD">
        <w:rPr>
          <w:rFonts w:ascii="Times New Roman" w:hAnsi="Times New Roman" w:cs="Times New Roman"/>
          <w:sz w:val="24"/>
          <w:szCs w:val="24"/>
          <w:highlight w:val="cyan"/>
          <w:rPrChange w:id="200" w:author="Sean" w:date="2021-05-17T17:39:00Z">
            <w:rPr>
              <w:rFonts w:ascii="Times New Roman" w:hAnsi="Times New Roman" w:cs="Times New Roman"/>
              <w:sz w:val="24"/>
              <w:szCs w:val="24"/>
            </w:rPr>
          </w:rPrChange>
        </w:rPr>
        <w:t>counter</w:t>
      </w:r>
      <w:r w:rsidR="003F3BCC" w:rsidRPr="008916BD">
        <w:rPr>
          <w:rFonts w:ascii="Times New Roman" w:hAnsi="Times New Roman" w:cs="Times New Roman"/>
          <w:sz w:val="24"/>
          <w:szCs w:val="24"/>
          <w:highlight w:val="cyan"/>
          <w:rPrChange w:id="201" w:author="Sean" w:date="2021-05-17T17:39:00Z">
            <w:rPr>
              <w:rFonts w:ascii="Times New Roman" w:hAnsi="Times New Roman" w:cs="Times New Roman"/>
              <w:sz w:val="24"/>
              <w:szCs w:val="24"/>
            </w:rPr>
          </w:rPrChange>
        </w:rPr>
        <w:t xml:space="preserve"> </w:t>
      </w:r>
      <w:r w:rsidR="008D26CE" w:rsidRPr="008916BD">
        <w:rPr>
          <w:rFonts w:ascii="Times New Roman" w:hAnsi="Times New Roman" w:cs="Times New Roman"/>
          <w:sz w:val="24"/>
          <w:szCs w:val="24"/>
          <w:highlight w:val="cyan"/>
          <w:rPrChange w:id="202" w:author="Sean" w:date="2021-05-17T17:39:00Z">
            <w:rPr>
              <w:rFonts w:ascii="Times New Roman" w:hAnsi="Times New Roman" w:cs="Times New Roman"/>
              <w:sz w:val="24"/>
              <w:szCs w:val="24"/>
            </w:rPr>
          </w:rPrChange>
        </w:rPr>
        <w:t>gebalanceerd</w:t>
      </w:r>
      <w:r w:rsidR="0082612B" w:rsidRPr="008916BD">
        <w:rPr>
          <w:rFonts w:ascii="Times New Roman" w:hAnsi="Times New Roman" w:cs="Times New Roman"/>
          <w:sz w:val="24"/>
          <w:szCs w:val="24"/>
          <w:highlight w:val="cyan"/>
          <w:rPrChange w:id="203" w:author="Sean" w:date="2021-05-17T17:39:00Z">
            <w:rPr>
              <w:rFonts w:ascii="Times New Roman" w:hAnsi="Times New Roman" w:cs="Times New Roman"/>
              <w:sz w:val="24"/>
              <w:szCs w:val="24"/>
            </w:rPr>
          </w:rPrChange>
        </w:rPr>
        <w:t xml:space="preserve"> gebeuren</w:t>
      </w:r>
      <w:r w:rsidRPr="008916BD">
        <w:rPr>
          <w:rFonts w:ascii="Times New Roman" w:hAnsi="Times New Roman" w:cs="Times New Roman"/>
          <w:sz w:val="24"/>
          <w:szCs w:val="24"/>
          <w:highlight w:val="cyan"/>
          <w:rPrChange w:id="204" w:author="Sean" w:date="2021-05-17T17:39:00Z">
            <w:rPr>
              <w:rFonts w:ascii="Times New Roman" w:hAnsi="Times New Roman" w:cs="Times New Roman"/>
              <w:sz w:val="24"/>
              <w:szCs w:val="24"/>
            </w:rPr>
          </w:rPrChange>
        </w:rPr>
        <w:t>, wat maakt dat</w:t>
      </w:r>
      <w:r w:rsidR="0082612B" w:rsidRPr="008916BD">
        <w:rPr>
          <w:rFonts w:ascii="Times New Roman" w:hAnsi="Times New Roman" w:cs="Times New Roman"/>
          <w:sz w:val="24"/>
          <w:szCs w:val="24"/>
          <w:highlight w:val="cyan"/>
          <w:rPrChange w:id="205" w:author="Sean" w:date="2021-05-17T17:39:00Z">
            <w:rPr>
              <w:rFonts w:ascii="Times New Roman" w:hAnsi="Times New Roman" w:cs="Times New Roman"/>
              <w:sz w:val="24"/>
              <w:szCs w:val="24"/>
            </w:rPr>
          </w:rPrChange>
        </w:rPr>
        <w:t xml:space="preserve"> voor</w:t>
      </w:r>
      <w:r w:rsidRPr="008916BD">
        <w:rPr>
          <w:rFonts w:ascii="Times New Roman" w:hAnsi="Times New Roman" w:cs="Times New Roman"/>
          <w:sz w:val="24"/>
          <w:szCs w:val="24"/>
          <w:highlight w:val="cyan"/>
          <w:rPrChange w:id="206" w:author="Sean" w:date="2021-05-17T17:39:00Z">
            <w:rPr>
              <w:rFonts w:ascii="Times New Roman" w:hAnsi="Times New Roman" w:cs="Times New Roman"/>
              <w:sz w:val="24"/>
              <w:szCs w:val="24"/>
            </w:rPr>
          </w:rPrChange>
        </w:rPr>
        <w:t xml:space="preserve"> volgorde-effecten</w:t>
      </w:r>
      <w:r w:rsidR="0082612B" w:rsidRPr="008916BD">
        <w:rPr>
          <w:rFonts w:ascii="Times New Roman" w:hAnsi="Times New Roman" w:cs="Times New Roman"/>
          <w:sz w:val="24"/>
          <w:szCs w:val="24"/>
          <w:highlight w:val="cyan"/>
          <w:rPrChange w:id="207" w:author="Sean" w:date="2021-05-17T17:39:00Z">
            <w:rPr>
              <w:rFonts w:ascii="Times New Roman" w:hAnsi="Times New Roman" w:cs="Times New Roman"/>
              <w:sz w:val="24"/>
              <w:szCs w:val="24"/>
            </w:rPr>
          </w:rPrChange>
        </w:rPr>
        <w:t xml:space="preserve"> gecontroleerd </w:t>
      </w:r>
      <w:r w:rsidR="003F3BCC" w:rsidRPr="008916BD">
        <w:rPr>
          <w:rFonts w:ascii="Times New Roman" w:hAnsi="Times New Roman" w:cs="Times New Roman"/>
          <w:sz w:val="24"/>
          <w:szCs w:val="24"/>
          <w:highlight w:val="cyan"/>
          <w:rPrChange w:id="208" w:author="Sean" w:date="2021-05-17T17:39:00Z">
            <w:rPr>
              <w:rFonts w:ascii="Times New Roman" w:hAnsi="Times New Roman" w:cs="Times New Roman"/>
              <w:sz w:val="24"/>
              <w:szCs w:val="24"/>
            </w:rPr>
          </w:rPrChange>
        </w:rPr>
        <w:t>kan</w:t>
      </w:r>
      <w:r w:rsidR="0082612B" w:rsidRPr="008916BD">
        <w:rPr>
          <w:rFonts w:ascii="Times New Roman" w:hAnsi="Times New Roman" w:cs="Times New Roman"/>
          <w:sz w:val="24"/>
          <w:szCs w:val="24"/>
          <w:highlight w:val="cyan"/>
          <w:rPrChange w:id="209" w:author="Sean" w:date="2021-05-17T17:39:00Z">
            <w:rPr>
              <w:rFonts w:ascii="Times New Roman" w:hAnsi="Times New Roman" w:cs="Times New Roman"/>
              <w:sz w:val="24"/>
              <w:szCs w:val="24"/>
            </w:rPr>
          </w:rPrChange>
        </w:rPr>
        <w:t xml:space="preserve"> worden</w:t>
      </w:r>
      <w:r w:rsidRPr="008916BD">
        <w:rPr>
          <w:rFonts w:ascii="Times New Roman" w:hAnsi="Times New Roman" w:cs="Times New Roman"/>
          <w:sz w:val="24"/>
          <w:szCs w:val="24"/>
          <w:highlight w:val="cyan"/>
          <w:rPrChange w:id="210" w:author="Sean" w:date="2021-05-17T17:39:00Z">
            <w:rPr>
              <w:rFonts w:ascii="Times New Roman" w:hAnsi="Times New Roman" w:cs="Times New Roman"/>
              <w:sz w:val="24"/>
              <w:szCs w:val="24"/>
            </w:rPr>
          </w:rPrChange>
        </w:rPr>
        <w:t>.</w:t>
      </w:r>
      <w:r>
        <w:rPr>
          <w:rFonts w:ascii="Times New Roman" w:hAnsi="Times New Roman" w:cs="Times New Roman"/>
          <w:sz w:val="24"/>
          <w:szCs w:val="24"/>
        </w:rPr>
        <w:t xml:space="preserve"> </w:t>
      </w:r>
    </w:p>
    <w:p w14:paraId="468F5281" w14:textId="5C4575F7" w:rsidR="00464C27" w:rsidRDefault="00395EAA" w:rsidP="007F62AF">
      <w:pPr>
        <w:spacing w:line="360" w:lineRule="auto"/>
        <w:ind w:firstLine="708"/>
        <w:jc w:val="both"/>
        <w:rPr>
          <w:rFonts w:ascii="Times New Roman" w:hAnsi="Times New Roman" w:cs="Times New Roman"/>
          <w:sz w:val="24"/>
          <w:szCs w:val="24"/>
        </w:rPr>
        <w:pPrChange w:id="211" w:author="Sean" w:date="2021-05-17T17:28:00Z">
          <w:pPr>
            <w:spacing w:line="360" w:lineRule="auto"/>
            <w:jc w:val="both"/>
          </w:pPr>
        </w:pPrChange>
      </w:pPr>
      <w:commentRangeStart w:id="212"/>
      <w:r w:rsidRPr="003F3BCC">
        <w:rPr>
          <w:rFonts w:ascii="Times New Roman" w:hAnsi="Times New Roman" w:cs="Times New Roman"/>
          <w:sz w:val="24"/>
          <w:szCs w:val="24"/>
        </w:rPr>
        <w:t>Er</w:t>
      </w:r>
      <w:commentRangeEnd w:id="212"/>
      <w:r w:rsidR="007F796A">
        <w:rPr>
          <w:rStyle w:val="CommentReference"/>
        </w:rPr>
        <w:commentReference w:id="212"/>
      </w:r>
      <w:r w:rsidRPr="003F3BCC">
        <w:rPr>
          <w:rFonts w:ascii="Times New Roman" w:hAnsi="Times New Roman" w:cs="Times New Roman"/>
          <w:sz w:val="24"/>
          <w:szCs w:val="24"/>
        </w:rPr>
        <w:t xml:space="preserve"> zullen in totaal 252 trials voorzien worden voor de deelnemers. Deze bestaan uit 231 trials met bewegende karakters (7 karakters x 5 bewegingsniveaus x 6 variaties in beweging) en 21 trials met statische karakters (7 karakters x 3 herhalingen). Hier vindt een verandering in het proces plaats in vergelijking met het onderzoek van Piwek et al. (2013), waar elke participant 651 trials vervolledigde. De beslissing om minder trials aan te bieden, is gebaseerd op eerdere ervaringen met Prolific als rekruteringsplatform. Er werd vastgesteld dat deze hoeveelheid trials mogelijks kan leiden tot overvloedig terugtrekgedrag tijdens het onderzoek.</w:t>
      </w:r>
      <w:r>
        <w:rPr>
          <w:rFonts w:ascii="Times New Roman" w:hAnsi="Times New Roman" w:cs="Times New Roman"/>
          <w:sz w:val="24"/>
          <w:szCs w:val="24"/>
        </w:rPr>
        <w:t xml:space="preserve"> De deelnemers zullen in deze laatste conditie gevraagd worden</w:t>
      </w:r>
      <w:r w:rsidR="00591509">
        <w:rPr>
          <w:rFonts w:ascii="Times New Roman" w:hAnsi="Times New Roman" w:cs="Times New Roman"/>
          <w:sz w:val="24"/>
          <w:szCs w:val="24"/>
        </w:rPr>
        <w:t xml:space="preserve"> de karakters op de afbeeldingen en quick-time films te beoordelen op mate van aanvaarding. Dit gebeurt opnieuw aan de hand van een 9-punt Likertschaal waar 1 staat voor ‘totaal onaanvaardbaar’ en  een 9 voor ‘totaal aanvaardbaar’</w:t>
      </w:r>
      <w:r w:rsidR="003F3BCC">
        <w:rPr>
          <w:rFonts w:ascii="Times New Roman" w:hAnsi="Times New Roman" w:cs="Times New Roman"/>
          <w:sz w:val="24"/>
          <w:szCs w:val="24"/>
        </w:rPr>
        <w:t xml:space="preserve">, net zoals in de </w:t>
      </w:r>
      <w:r w:rsidR="003F3BCC" w:rsidRPr="003F3BCC">
        <w:rPr>
          <w:rFonts w:ascii="Times New Roman" w:hAnsi="Times New Roman" w:cs="Times New Roman"/>
          <w:i/>
          <w:iCs/>
          <w:sz w:val="24"/>
          <w:szCs w:val="24"/>
        </w:rPr>
        <w:t>Human Likeness</w:t>
      </w:r>
      <w:r w:rsidR="003F3BCC">
        <w:rPr>
          <w:rFonts w:ascii="Times New Roman" w:hAnsi="Times New Roman" w:cs="Times New Roman"/>
          <w:sz w:val="24"/>
          <w:szCs w:val="24"/>
        </w:rPr>
        <w:t xml:space="preserve"> conditie</w:t>
      </w:r>
      <w:r w:rsidR="00591509">
        <w:rPr>
          <w:rFonts w:ascii="Times New Roman" w:hAnsi="Times New Roman" w:cs="Times New Roman"/>
          <w:sz w:val="24"/>
          <w:szCs w:val="24"/>
        </w:rPr>
        <w:t>.</w:t>
      </w:r>
      <w:r w:rsidR="00A1093F">
        <w:rPr>
          <w:rFonts w:ascii="Times New Roman" w:hAnsi="Times New Roman" w:cs="Times New Roman"/>
          <w:sz w:val="24"/>
          <w:szCs w:val="24"/>
        </w:rPr>
        <w:t xml:space="preserve"> De beoordelingen gebeuren door het correcte cijfer met de muis aan te duiden op een continuüm en op de enterknop te drukken om door te gaan.</w:t>
      </w:r>
      <w:r w:rsidR="00A1093F" w:rsidRPr="00A1093F">
        <w:rPr>
          <w:rFonts w:ascii="Times New Roman" w:hAnsi="Times New Roman" w:cs="Times New Roman"/>
          <w:sz w:val="24"/>
          <w:szCs w:val="24"/>
        </w:rPr>
        <w:t xml:space="preserve"> </w:t>
      </w:r>
      <w:r w:rsidR="00A1093F">
        <w:rPr>
          <w:rFonts w:ascii="Times New Roman" w:hAnsi="Times New Roman" w:cs="Times New Roman"/>
          <w:sz w:val="24"/>
          <w:szCs w:val="24"/>
        </w:rPr>
        <w:t xml:space="preserve">De deelnemers in beide condities zullen aangemoedigd worden om te antwoorden op basis </w:t>
      </w:r>
      <w:r w:rsidR="00A1093F">
        <w:rPr>
          <w:rFonts w:ascii="Times New Roman" w:hAnsi="Times New Roman" w:cs="Times New Roman"/>
          <w:sz w:val="24"/>
          <w:szCs w:val="24"/>
        </w:rPr>
        <w:lastRenderedPageBreak/>
        <w:t xml:space="preserve">van hun eerste indruk. </w:t>
      </w:r>
      <w:commentRangeStart w:id="213"/>
      <w:r w:rsidR="00A1093F" w:rsidRPr="00F72302">
        <w:rPr>
          <w:rFonts w:ascii="Times New Roman" w:hAnsi="Times New Roman" w:cs="Times New Roman"/>
          <w:sz w:val="24"/>
          <w:szCs w:val="24"/>
          <w:highlight w:val="yellow"/>
        </w:rPr>
        <w:t>Tevens zullen</w:t>
      </w:r>
      <w:r w:rsidR="00630685" w:rsidRPr="00F72302">
        <w:rPr>
          <w:rFonts w:ascii="Times New Roman" w:hAnsi="Times New Roman" w:cs="Times New Roman"/>
          <w:sz w:val="24"/>
          <w:szCs w:val="24"/>
          <w:highlight w:val="yellow"/>
        </w:rPr>
        <w:t xml:space="preserve"> twee controle-experimenten uitgevoerd</w:t>
      </w:r>
      <w:r w:rsidR="0082612B" w:rsidRPr="00F72302">
        <w:rPr>
          <w:rFonts w:ascii="Times New Roman" w:hAnsi="Times New Roman" w:cs="Times New Roman"/>
          <w:sz w:val="24"/>
          <w:szCs w:val="24"/>
          <w:highlight w:val="yellow"/>
        </w:rPr>
        <w:t xml:space="preserve"> worden</w:t>
      </w:r>
      <w:r w:rsidR="00F0333A" w:rsidRPr="00F72302">
        <w:rPr>
          <w:rFonts w:ascii="Times New Roman" w:hAnsi="Times New Roman" w:cs="Times New Roman"/>
          <w:sz w:val="24"/>
          <w:szCs w:val="24"/>
          <w:highlight w:val="yellow"/>
        </w:rPr>
        <w:t xml:space="preserve">. De achterliggende reden van het eerste controle-experiment </w:t>
      </w:r>
      <w:r w:rsidR="0082612B" w:rsidRPr="00F72302">
        <w:rPr>
          <w:rFonts w:ascii="Times New Roman" w:hAnsi="Times New Roman" w:cs="Times New Roman"/>
          <w:sz w:val="24"/>
          <w:szCs w:val="24"/>
          <w:highlight w:val="yellow"/>
        </w:rPr>
        <w:t xml:space="preserve"> </w:t>
      </w:r>
      <w:r w:rsidR="00F0333A" w:rsidRPr="00F72302">
        <w:rPr>
          <w:rFonts w:ascii="Times New Roman" w:hAnsi="Times New Roman" w:cs="Times New Roman"/>
          <w:sz w:val="24"/>
          <w:szCs w:val="24"/>
          <w:highlight w:val="yellow"/>
        </w:rPr>
        <w:t xml:space="preserve">is </w:t>
      </w:r>
      <w:r w:rsidR="00630685" w:rsidRPr="00F72302">
        <w:rPr>
          <w:rFonts w:ascii="Times New Roman" w:hAnsi="Times New Roman" w:cs="Times New Roman"/>
          <w:sz w:val="24"/>
          <w:szCs w:val="24"/>
          <w:highlight w:val="yellow"/>
        </w:rPr>
        <w:t>de bezorgdheid omtrent de bewegingen die plaatsv</w:t>
      </w:r>
      <w:r w:rsidR="0082612B" w:rsidRPr="00F72302">
        <w:rPr>
          <w:rFonts w:ascii="Times New Roman" w:hAnsi="Times New Roman" w:cs="Times New Roman"/>
          <w:sz w:val="24"/>
          <w:szCs w:val="24"/>
          <w:highlight w:val="yellow"/>
        </w:rPr>
        <w:t>i</w:t>
      </w:r>
      <w:r w:rsidR="00630685" w:rsidRPr="00F72302">
        <w:rPr>
          <w:rFonts w:ascii="Times New Roman" w:hAnsi="Times New Roman" w:cs="Times New Roman"/>
          <w:sz w:val="24"/>
          <w:szCs w:val="24"/>
          <w:highlight w:val="yellow"/>
        </w:rPr>
        <w:t>nden in een statisch kader</w:t>
      </w:r>
      <w:r w:rsidR="00630685" w:rsidRPr="00F72302">
        <w:rPr>
          <w:rFonts w:ascii="Times New Roman" w:hAnsi="Times New Roman" w:cs="Times New Roman"/>
          <w:i/>
          <w:iCs/>
          <w:sz w:val="24"/>
          <w:szCs w:val="24"/>
          <w:highlight w:val="yellow"/>
        </w:rPr>
        <w:t xml:space="preserve">. De bezorgdheid </w:t>
      </w:r>
      <w:r w:rsidR="0082612B" w:rsidRPr="00F72302">
        <w:rPr>
          <w:rFonts w:ascii="Times New Roman" w:hAnsi="Times New Roman" w:cs="Times New Roman"/>
          <w:i/>
          <w:iCs/>
          <w:sz w:val="24"/>
          <w:szCs w:val="24"/>
          <w:highlight w:val="yellow"/>
        </w:rPr>
        <w:t>bestaat</w:t>
      </w:r>
      <w:r w:rsidR="00630685" w:rsidRPr="00F72302">
        <w:rPr>
          <w:rFonts w:ascii="Times New Roman" w:hAnsi="Times New Roman" w:cs="Times New Roman"/>
          <w:i/>
          <w:iCs/>
          <w:sz w:val="24"/>
          <w:szCs w:val="24"/>
          <w:highlight w:val="yellow"/>
        </w:rPr>
        <w:t xml:space="preserve"> eruit dat de beweging de beoordeling van aanvaarding mogelijks zou kunnen beïnvloeden. Het </w:t>
      </w:r>
      <w:r w:rsidR="00F72302" w:rsidRPr="00F72302">
        <w:rPr>
          <w:rFonts w:ascii="Times New Roman" w:hAnsi="Times New Roman" w:cs="Times New Roman"/>
          <w:i/>
          <w:iCs/>
          <w:sz w:val="24"/>
          <w:szCs w:val="24"/>
          <w:highlight w:val="yellow"/>
        </w:rPr>
        <w:t>tweede</w:t>
      </w:r>
      <w:r w:rsidR="00630685" w:rsidRPr="00F72302">
        <w:rPr>
          <w:rFonts w:ascii="Times New Roman" w:hAnsi="Times New Roman" w:cs="Times New Roman"/>
          <w:i/>
          <w:iCs/>
          <w:sz w:val="24"/>
          <w:szCs w:val="24"/>
          <w:highlight w:val="yellow"/>
        </w:rPr>
        <w:t xml:space="preserve"> controle-experiment </w:t>
      </w:r>
      <w:r w:rsidR="0082612B" w:rsidRPr="00F72302">
        <w:rPr>
          <w:rFonts w:ascii="Times New Roman" w:hAnsi="Times New Roman" w:cs="Times New Roman"/>
          <w:i/>
          <w:iCs/>
          <w:sz w:val="24"/>
          <w:szCs w:val="24"/>
          <w:highlight w:val="yellow"/>
        </w:rPr>
        <w:t>zal</w:t>
      </w:r>
      <w:r w:rsidR="00630685" w:rsidRPr="00F72302">
        <w:rPr>
          <w:rFonts w:ascii="Times New Roman" w:hAnsi="Times New Roman" w:cs="Times New Roman"/>
          <w:i/>
          <w:iCs/>
          <w:sz w:val="24"/>
          <w:szCs w:val="24"/>
          <w:highlight w:val="yellow"/>
        </w:rPr>
        <w:t xml:space="preserve"> uitgevoerd </w:t>
      </w:r>
      <w:r w:rsidR="0082612B" w:rsidRPr="00F72302">
        <w:rPr>
          <w:rFonts w:ascii="Times New Roman" w:hAnsi="Times New Roman" w:cs="Times New Roman"/>
          <w:i/>
          <w:iCs/>
          <w:sz w:val="24"/>
          <w:szCs w:val="24"/>
          <w:highlight w:val="yellow"/>
        </w:rPr>
        <w:t xml:space="preserve">worden </w:t>
      </w:r>
      <w:r w:rsidR="00630685" w:rsidRPr="00F72302">
        <w:rPr>
          <w:rFonts w:ascii="Times New Roman" w:hAnsi="Times New Roman" w:cs="Times New Roman"/>
          <w:i/>
          <w:iCs/>
          <w:sz w:val="24"/>
          <w:szCs w:val="24"/>
          <w:highlight w:val="yellow"/>
        </w:rPr>
        <w:t xml:space="preserve">om te onderzoeken of de vijf verschillende klophoudingen een effect </w:t>
      </w:r>
      <w:r w:rsidR="0082612B" w:rsidRPr="00F72302">
        <w:rPr>
          <w:rFonts w:ascii="Times New Roman" w:hAnsi="Times New Roman" w:cs="Times New Roman"/>
          <w:i/>
          <w:iCs/>
          <w:sz w:val="24"/>
          <w:szCs w:val="24"/>
          <w:highlight w:val="yellow"/>
        </w:rPr>
        <w:t>hebben</w:t>
      </w:r>
      <w:r w:rsidR="00630685" w:rsidRPr="00F72302">
        <w:rPr>
          <w:rFonts w:ascii="Times New Roman" w:hAnsi="Times New Roman" w:cs="Times New Roman"/>
          <w:i/>
          <w:iCs/>
          <w:sz w:val="24"/>
          <w:szCs w:val="24"/>
          <w:highlight w:val="yellow"/>
        </w:rPr>
        <w:t xml:space="preserve"> op de statische afbeeldingen</w:t>
      </w:r>
      <w:r w:rsidR="00A1093F" w:rsidRPr="00F72302">
        <w:rPr>
          <w:rFonts w:ascii="Times New Roman" w:hAnsi="Times New Roman" w:cs="Times New Roman"/>
          <w:i/>
          <w:iCs/>
          <w:sz w:val="24"/>
          <w:szCs w:val="24"/>
          <w:highlight w:val="yellow"/>
        </w:rPr>
        <w:t>??</w:t>
      </w:r>
      <w:r w:rsidR="00630685" w:rsidRPr="00A1093F">
        <w:rPr>
          <w:rFonts w:ascii="Times New Roman" w:hAnsi="Times New Roman" w:cs="Times New Roman"/>
          <w:sz w:val="24"/>
          <w:szCs w:val="24"/>
        </w:rPr>
        <w:t xml:space="preserve"> </w:t>
      </w:r>
      <w:commentRangeEnd w:id="213"/>
      <w:r w:rsidR="008916BD">
        <w:rPr>
          <w:rStyle w:val="CommentReference"/>
        </w:rPr>
        <w:commentReference w:id="213"/>
      </w:r>
      <w:r w:rsidR="00716376">
        <w:rPr>
          <w:rFonts w:ascii="Times New Roman" w:hAnsi="Times New Roman" w:cs="Times New Roman"/>
          <w:sz w:val="24"/>
          <w:szCs w:val="24"/>
        </w:rPr>
        <w:t xml:space="preserve">Dit onderzoek </w:t>
      </w:r>
      <w:r w:rsidR="008C56C2">
        <w:rPr>
          <w:rFonts w:ascii="Times New Roman" w:hAnsi="Times New Roman" w:cs="Times New Roman"/>
          <w:sz w:val="24"/>
          <w:szCs w:val="24"/>
        </w:rPr>
        <w:t>zal</w:t>
      </w:r>
      <w:r w:rsidR="00716376">
        <w:rPr>
          <w:rFonts w:ascii="Times New Roman" w:hAnsi="Times New Roman" w:cs="Times New Roman"/>
          <w:sz w:val="24"/>
          <w:szCs w:val="24"/>
        </w:rPr>
        <w:t xml:space="preserve"> ook een uitbreiding</w:t>
      </w:r>
      <w:r w:rsidR="008C56C2">
        <w:rPr>
          <w:rFonts w:ascii="Times New Roman" w:hAnsi="Times New Roman" w:cs="Times New Roman"/>
          <w:sz w:val="24"/>
          <w:szCs w:val="24"/>
        </w:rPr>
        <w:t xml:space="preserve"> betreffen</w:t>
      </w:r>
      <w:r w:rsidR="00716376">
        <w:rPr>
          <w:rFonts w:ascii="Times New Roman" w:hAnsi="Times New Roman" w:cs="Times New Roman"/>
          <w:sz w:val="24"/>
          <w:szCs w:val="24"/>
        </w:rPr>
        <w:t xml:space="preserve"> op de studie van Piwek et al. (2013). Deze uitbreiding </w:t>
      </w:r>
      <w:r w:rsidR="008C56C2">
        <w:rPr>
          <w:rFonts w:ascii="Times New Roman" w:hAnsi="Times New Roman" w:cs="Times New Roman"/>
          <w:sz w:val="24"/>
          <w:szCs w:val="24"/>
        </w:rPr>
        <w:t>zal</w:t>
      </w:r>
      <w:r w:rsidR="00716376">
        <w:rPr>
          <w:rFonts w:ascii="Times New Roman" w:hAnsi="Times New Roman" w:cs="Times New Roman"/>
          <w:sz w:val="24"/>
          <w:szCs w:val="24"/>
        </w:rPr>
        <w:t xml:space="preserve"> </w:t>
      </w:r>
      <w:r w:rsidR="008C56C2">
        <w:rPr>
          <w:rFonts w:ascii="Times New Roman" w:hAnsi="Times New Roman" w:cs="Times New Roman"/>
          <w:sz w:val="24"/>
          <w:szCs w:val="24"/>
        </w:rPr>
        <w:t>er</w:t>
      </w:r>
      <w:r w:rsidR="00716376">
        <w:rPr>
          <w:rFonts w:ascii="Times New Roman" w:hAnsi="Times New Roman" w:cs="Times New Roman"/>
          <w:sz w:val="24"/>
          <w:szCs w:val="24"/>
        </w:rPr>
        <w:t>uit</w:t>
      </w:r>
      <w:r w:rsidR="008C56C2">
        <w:rPr>
          <w:rFonts w:ascii="Times New Roman" w:hAnsi="Times New Roman" w:cs="Times New Roman"/>
          <w:sz w:val="24"/>
          <w:szCs w:val="24"/>
        </w:rPr>
        <w:t xml:space="preserve"> bestaan</w:t>
      </w:r>
      <w:r w:rsidR="00716376">
        <w:rPr>
          <w:rFonts w:ascii="Times New Roman" w:hAnsi="Times New Roman" w:cs="Times New Roman"/>
          <w:sz w:val="24"/>
          <w:szCs w:val="24"/>
        </w:rPr>
        <w:t xml:space="preserve"> de kennis inzake het uncanny valley fenomeen</w:t>
      </w:r>
      <w:r w:rsidR="00884B5C">
        <w:rPr>
          <w:rFonts w:ascii="Times New Roman" w:hAnsi="Times New Roman" w:cs="Times New Roman"/>
          <w:sz w:val="24"/>
          <w:szCs w:val="24"/>
        </w:rPr>
        <w:t xml:space="preserve"> bij elk van de deelnemers</w:t>
      </w:r>
      <w:r w:rsidR="008C56C2" w:rsidRPr="008C56C2">
        <w:rPr>
          <w:rFonts w:ascii="Times New Roman" w:hAnsi="Times New Roman" w:cs="Times New Roman"/>
          <w:sz w:val="24"/>
          <w:szCs w:val="24"/>
        </w:rPr>
        <w:t xml:space="preserve"> </w:t>
      </w:r>
      <w:r w:rsidR="008C56C2">
        <w:rPr>
          <w:rFonts w:ascii="Times New Roman" w:hAnsi="Times New Roman" w:cs="Times New Roman"/>
          <w:sz w:val="24"/>
          <w:szCs w:val="24"/>
        </w:rPr>
        <w:t xml:space="preserve">na te gaan </w:t>
      </w:r>
      <w:r w:rsidR="00716376">
        <w:rPr>
          <w:rFonts w:ascii="Times New Roman" w:hAnsi="Times New Roman" w:cs="Times New Roman"/>
          <w:sz w:val="24"/>
          <w:szCs w:val="24"/>
        </w:rPr>
        <w:t>. Aan het einde van het experiment zullen hieromtrent twee vragen gesteld worden.</w:t>
      </w:r>
      <w:r w:rsidR="00100D22">
        <w:rPr>
          <w:rFonts w:ascii="Times New Roman" w:hAnsi="Times New Roman" w:cs="Times New Roman"/>
          <w:sz w:val="24"/>
          <w:szCs w:val="24"/>
        </w:rPr>
        <w:t xml:space="preserve"> Allereerst </w:t>
      </w:r>
      <w:r w:rsidR="00464C27">
        <w:rPr>
          <w:rFonts w:ascii="Times New Roman" w:hAnsi="Times New Roman" w:cs="Times New Roman"/>
          <w:sz w:val="24"/>
          <w:szCs w:val="24"/>
        </w:rPr>
        <w:t>zal</w:t>
      </w:r>
      <w:r w:rsidR="00100D22">
        <w:rPr>
          <w:rFonts w:ascii="Times New Roman" w:hAnsi="Times New Roman" w:cs="Times New Roman"/>
          <w:sz w:val="24"/>
          <w:szCs w:val="24"/>
        </w:rPr>
        <w:t xml:space="preserve"> volgende vraag gepresenteerd</w:t>
      </w:r>
      <w:r w:rsidR="00464C27">
        <w:rPr>
          <w:rFonts w:ascii="Times New Roman" w:hAnsi="Times New Roman" w:cs="Times New Roman"/>
          <w:sz w:val="24"/>
          <w:szCs w:val="24"/>
        </w:rPr>
        <w:t xml:space="preserve"> worden</w:t>
      </w:r>
      <w:r w:rsidR="00100D22">
        <w:rPr>
          <w:rFonts w:ascii="Times New Roman" w:hAnsi="Times New Roman" w:cs="Times New Roman"/>
          <w:sz w:val="24"/>
          <w:szCs w:val="24"/>
        </w:rPr>
        <w:t xml:space="preserve"> aan de participanten: “Heeft u ooit gehoord van een idee gekend als ‘uncanny valley’?’. Bij deze exploratorische vraag </w:t>
      </w:r>
      <w:r w:rsidR="00464C27">
        <w:rPr>
          <w:rFonts w:ascii="Times New Roman" w:hAnsi="Times New Roman" w:cs="Times New Roman"/>
          <w:sz w:val="24"/>
          <w:szCs w:val="24"/>
        </w:rPr>
        <w:t>zal</w:t>
      </w:r>
      <w:r w:rsidR="00100D22">
        <w:rPr>
          <w:rFonts w:ascii="Times New Roman" w:hAnsi="Times New Roman" w:cs="Times New Roman"/>
          <w:sz w:val="24"/>
          <w:szCs w:val="24"/>
        </w:rPr>
        <w:t xml:space="preserve"> een binaire antwoordoptie </w:t>
      </w:r>
      <w:r w:rsidR="00464C27">
        <w:rPr>
          <w:rFonts w:ascii="Times New Roman" w:hAnsi="Times New Roman" w:cs="Times New Roman"/>
          <w:sz w:val="24"/>
          <w:szCs w:val="24"/>
        </w:rPr>
        <w:t xml:space="preserve">(Ja/Nee) </w:t>
      </w:r>
      <w:r w:rsidR="00100D22">
        <w:rPr>
          <w:rFonts w:ascii="Times New Roman" w:hAnsi="Times New Roman" w:cs="Times New Roman"/>
          <w:sz w:val="24"/>
          <w:szCs w:val="24"/>
        </w:rPr>
        <w:t xml:space="preserve">aangeboden </w:t>
      </w:r>
      <w:r w:rsidR="00464C27">
        <w:rPr>
          <w:rFonts w:ascii="Times New Roman" w:hAnsi="Times New Roman" w:cs="Times New Roman"/>
          <w:sz w:val="24"/>
          <w:szCs w:val="24"/>
        </w:rPr>
        <w:t>worden. Wanneer het antwoord op de vorige vraag ‘Ja’ is, zullen</w:t>
      </w:r>
      <w:r w:rsidR="00100D22">
        <w:rPr>
          <w:rFonts w:ascii="Times New Roman" w:hAnsi="Times New Roman" w:cs="Times New Roman"/>
          <w:sz w:val="24"/>
          <w:szCs w:val="24"/>
        </w:rPr>
        <w:t xml:space="preserve"> de participanten </w:t>
      </w:r>
      <w:r w:rsidR="00464C27">
        <w:rPr>
          <w:rFonts w:ascii="Times New Roman" w:hAnsi="Times New Roman" w:cs="Times New Roman"/>
          <w:sz w:val="24"/>
          <w:szCs w:val="24"/>
        </w:rPr>
        <w:t xml:space="preserve">vervolgens </w:t>
      </w:r>
      <w:r w:rsidR="00100D22">
        <w:rPr>
          <w:rFonts w:ascii="Times New Roman" w:hAnsi="Times New Roman" w:cs="Times New Roman"/>
          <w:sz w:val="24"/>
          <w:szCs w:val="24"/>
        </w:rPr>
        <w:t xml:space="preserve">gevraagd </w:t>
      </w:r>
      <w:r w:rsidR="00464C27">
        <w:rPr>
          <w:rFonts w:ascii="Times New Roman" w:hAnsi="Times New Roman" w:cs="Times New Roman"/>
          <w:sz w:val="24"/>
          <w:szCs w:val="24"/>
        </w:rPr>
        <w:t xml:space="preserve">worden </w:t>
      </w:r>
      <w:r w:rsidR="00100D22">
        <w:rPr>
          <w:rFonts w:ascii="Times New Roman" w:hAnsi="Times New Roman" w:cs="Times New Roman"/>
          <w:sz w:val="24"/>
          <w:szCs w:val="24"/>
        </w:rPr>
        <w:t>aan te geven wat de idee rond ‘uncanny valley’ inhoudt.</w:t>
      </w:r>
      <w:r w:rsidR="008C56C2">
        <w:rPr>
          <w:rFonts w:ascii="Times New Roman" w:hAnsi="Times New Roman" w:cs="Times New Roman"/>
          <w:sz w:val="24"/>
          <w:szCs w:val="24"/>
        </w:rPr>
        <w:t xml:space="preserve"> Hierbij zal een open tekstvak aangeboden worden waarin de participanten hun antwoord kunnen neerschrijven.</w:t>
      </w:r>
      <w:r w:rsidR="00464C27" w:rsidRPr="00464C27">
        <w:rPr>
          <w:rFonts w:ascii="Times New Roman" w:hAnsi="Times New Roman" w:cs="Times New Roman"/>
          <w:sz w:val="24"/>
          <w:szCs w:val="24"/>
        </w:rPr>
        <w:t xml:space="preserve"> </w:t>
      </w:r>
      <w:del w:id="214" w:author="Sean" w:date="2021-05-17T17:38:00Z">
        <w:r w:rsidR="00464C27" w:rsidDel="008916BD">
          <w:rPr>
            <w:rFonts w:ascii="Times New Roman" w:hAnsi="Times New Roman" w:cs="Times New Roman"/>
            <w:sz w:val="24"/>
            <w:szCs w:val="24"/>
          </w:rPr>
          <w:delText xml:space="preserve">De datagegevens zullen worden verzameld aan de hand van Prolific Academia en zullen aan alle privacyregels voldoen. De  gegevens zullen geanalyseerd worden aan de hand van de softwarepakketten R en RStudio.  </w:delText>
        </w:r>
      </w:del>
    </w:p>
    <w:p w14:paraId="57E673D1" w14:textId="52168342" w:rsidR="00716376" w:rsidRPr="00202BAC" w:rsidDel="008916BD" w:rsidRDefault="00716376" w:rsidP="00716376">
      <w:pPr>
        <w:spacing w:line="360" w:lineRule="auto"/>
        <w:ind w:firstLine="708"/>
        <w:jc w:val="both"/>
        <w:rPr>
          <w:del w:id="215" w:author="Sean" w:date="2021-05-17T17:38:00Z"/>
          <w:rFonts w:ascii="Times New Roman" w:hAnsi="Times New Roman" w:cs="Times New Roman"/>
          <w:sz w:val="24"/>
          <w:szCs w:val="24"/>
        </w:rPr>
      </w:pPr>
    </w:p>
    <w:p w14:paraId="53117DFF" w14:textId="1BF7E520" w:rsidR="002855D5" w:rsidDel="008916BD" w:rsidRDefault="002855D5" w:rsidP="00EB231D">
      <w:pPr>
        <w:spacing w:line="360" w:lineRule="auto"/>
        <w:ind w:firstLine="708"/>
        <w:jc w:val="both"/>
        <w:rPr>
          <w:del w:id="216" w:author="Sean" w:date="2021-05-17T17:38:00Z"/>
          <w:rFonts w:ascii="Times New Roman" w:hAnsi="Times New Roman" w:cs="Times New Roman"/>
          <w:sz w:val="24"/>
          <w:szCs w:val="24"/>
        </w:rPr>
      </w:pPr>
    </w:p>
    <w:p w14:paraId="762CCDB2" w14:textId="21FC635F" w:rsidR="002855D5" w:rsidDel="008916BD" w:rsidRDefault="002855D5" w:rsidP="00EB231D">
      <w:pPr>
        <w:spacing w:line="360" w:lineRule="auto"/>
        <w:ind w:firstLine="708"/>
        <w:jc w:val="both"/>
        <w:rPr>
          <w:del w:id="217" w:author="Sean" w:date="2021-05-17T17:38:00Z"/>
          <w:rFonts w:ascii="Times New Roman" w:hAnsi="Times New Roman" w:cs="Times New Roman"/>
          <w:sz w:val="24"/>
          <w:szCs w:val="24"/>
        </w:rPr>
      </w:pPr>
    </w:p>
    <w:p w14:paraId="2B270D16" w14:textId="1CED5417" w:rsidR="002855D5" w:rsidDel="008916BD" w:rsidRDefault="002855D5" w:rsidP="00EB231D">
      <w:pPr>
        <w:spacing w:line="360" w:lineRule="auto"/>
        <w:ind w:firstLine="708"/>
        <w:jc w:val="both"/>
        <w:rPr>
          <w:del w:id="218" w:author="Sean" w:date="2021-05-17T17:38:00Z"/>
          <w:rFonts w:ascii="Times New Roman" w:hAnsi="Times New Roman" w:cs="Times New Roman"/>
          <w:sz w:val="24"/>
          <w:szCs w:val="24"/>
        </w:rPr>
      </w:pPr>
    </w:p>
    <w:p w14:paraId="3E3209E8" w14:textId="4A602FF8" w:rsidR="002855D5" w:rsidDel="008916BD" w:rsidRDefault="002855D5" w:rsidP="00EB231D">
      <w:pPr>
        <w:spacing w:line="360" w:lineRule="auto"/>
        <w:ind w:firstLine="708"/>
        <w:jc w:val="both"/>
        <w:rPr>
          <w:del w:id="219" w:author="Sean" w:date="2021-05-17T17:38:00Z"/>
          <w:rFonts w:ascii="Times New Roman" w:hAnsi="Times New Roman" w:cs="Times New Roman"/>
          <w:sz w:val="24"/>
          <w:szCs w:val="24"/>
        </w:rPr>
      </w:pPr>
    </w:p>
    <w:p w14:paraId="07EB6304" w14:textId="5B44781C" w:rsidR="002855D5" w:rsidDel="008916BD" w:rsidRDefault="002855D5" w:rsidP="00EB231D">
      <w:pPr>
        <w:spacing w:line="360" w:lineRule="auto"/>
        <w:ind w:firstLine="708"/>
        <w:jc w:val="both"/>
        <w:rPr>
          <w:del w:id="220" w:author="Sean" w:date="2021-05-17T17:38:00Z"/>
          <w:rFonts w:ascii="Times New Roman" w:hAnsi="Times New Roman" w:cs="Times New Roman"/>
          <w:sz w:val="24"/>
          <w:szCs w:val="24"/>
        </w:rPr>
      </w:pPr>
    </w:p>
    <w:p w14:paraId="4811D228" w14:textId="6555EAEE" w:rsidR="002855D5" w:rsidDel="008916BD" w:rsidRDefault="002855D5" w:rsidP="00EB231D">
      <w:pPr>
        <w:spacing w:line="360" w:lineRule="auto"/>
        <w:ind w:firstLine="708"/>
        <w:jc w:val="both"/>
        <w:rPr>
          <w:del w:id="221" w:author="Sean" w:date="2021-05-17T17:38:00Z"/>
          <w:rFonts w:ascii="Times New Roman" w:hAnsi="Times New Roman" w:cs="Times New Roman"/>
          <w:sz w:val="24"/>
          <w:szCs w:val="24"/>
        </w:rPr>
      </w:pPr>
    </w:p>
    <w:p w14:paraId="26BB42D4" w14:textId="348023C7" w:rsidR="002855D5" w:rsidDel="008916BD" w:rsidRDefault="002855D5" w:rsidP="00EB231D">
      <w:pPr>
        <w:spacing w:line="360" w:lineRule="auto"/>
        <w:ind w:firstLine="708"/>
        <w:jc w:val="both"/>
        <w:rPr>
          <w:del w:id="222" w:author="Sean" w:date="2021-05-17T17:38:00Z"/>
          <w:rFonts w:ascii="Times New Roman" w:hAnsi="Times New Roman" w:cs="Times New Roman"/>
          <w:sz w:val="24"/>
          <w:szCs w:val="24"/>
        </w:rPr>
      </w:pPr>
    </w:p>
    <w:p w14:paraId="28A7CFFF" w14:textId="4F3BF592" w:rsidR="00A260E6" w:rsidDel="008916BD" w:rsidRDefault="00A260E6" w:rsidP="002855D5">
      <w:pPr>
        <w:spacing w:line="360" w:lineRule="auto"/>
        <w:jc w:val="both"/>
        <w:rPr>
          <w:del w:id="223" w:author="Sean" w:date="2021-05-17T17:38:00Z"/>
          <w:rFonts w:ascii="Times New Roman" w:hAnsi="Times New Roman" w:cs="Times New Roman"/>
          <w:b/>
          <w:bCs/>
          <w:sz w:val="24"/>
          <w:szCs w:val="24"/>
        </w:rPr>
      </w:pPr>
    </w:p>
    <w:p w14:paraId="231BA391" w14:textId="49ED235E" w:rsidR="00430570" w:rsidDel="008916BD" w:rsidRDefault="00430570" w:rsidP="002855D5">
      <w:pPr>
        <w:spacing w:line="360" w:lineRule="auto"/>
        <w:jc w:val="both"/>
        <w:rPr>
          <w:del w:id="224" w:author="Sean" w:date="2021-05-17T17:38:00Z"/>
          <w:rFonts w:ascii="Times New Roman" w:hAnsi="Times New Roman" w:cs="Times New Roman"/>
          <w:b/>
          <w:bCs/>
          <w:sz w:val="24"/>
          <w:szCs w:val="24"/>
        </w:rPr>
      </w:pPr>
    </w:p>
    <w:p w14:paraId="7FEC2DB4" w14:textId="3D81690C" w:rsidR="002855D5" w:rsidRPr="005055A4" w:rsidRDefault="002855D5" w:rsidP="005055A4">
      <w:pPr>
        <w:jc w:val="center"/>
        <w:rPr>
          <w:rFonts w:ascii="Times New Roman" w:hAnsi="Times New Roman" w:cs="Times New Roman"/>
          <w:b/>
          <w:bCs/>
          <w:i/>
          <w:iCs/>
          <w:sz w:val="28"/>
          <w:szCs w:val="28"/>
        </w:rPr>
      </w:pPr>
      <w:r w:rsidRPr="005055A4">
        <w:rPr>
          <w:rFonts w:ascii="Times New Roman" w:hAnsi="Times New Roman" w:cs="Times New Roman"/>
          <w:b/>
          <w:bCs/>
          <w:i/>
          <w:iCs/>
          <w:sz w:val="28"/>
          <w:szCs w:val="28"/>
        </w:rPr>
        <w:t>Resultaten</w:t>
      </w:r>
    </w:p>
    <w:p w14:paraId="27B3B4A4" w14:textId="77777777" w:rsidR="007F796A" w:rsidRDefault="00220473" w:rsidP="002855D5">
      <w:pPr>
        <w:spacing w:line="360" w:lineRule="auto"/>
        <w:jc w:val="both"/>
        <w:rPr>
          <w:ins w:id="225" w:author="Sean" w:date="2021-05-17T17:48:00Z"/>
          <w:rFonts w:ascii="Times New Roman" w:hAnsi="Times New Roman" w:cs="Times New Roman"/>
          <w:sz w:val="24"/>
          <w:szCs w:val="24"/>
        </w:rPr>
      </w:pPr>
      <w:commentRangeStart w:id="226"/>
      <w:r>
        <w:rPr>
          <w:rFonts w:ascii="Times New Roman" w:hAnsi="Times New Roman" w:cs="Times New Roman"/>
          <w:sz w:val="24"/>
          <w:szCs w:val="24"/>
        </w:rPr>
        <w:t>De</w:t>
      </w:r>
      <w:commentRangeEnd w:id="226"/>
      <w:r w:rsidR="007F796A">
        <w:rPr>
          <w:rStyle w:val="CommentReference"/>
        </w:rPr>
        <w:commentReference w:id="226"/>
      </w:r>
      <w:r>
        <w:rPr>
          <w:rFonts w:ascii="Times New Roman" w:hAnsi="Times New Roman" w:cs="Times New Roman"/>
          <w:sz w:val="24"/>
          <w:szCs w:val="24"/>
        </w:rPr>
        <w:t xml:space="preserve"> twee vooropgestelde condities, met name de conditie van Humanlikeness en de conditie van Acceptability, werden gescheiden van elkaar aan analyse onderworpen aan de hand van het softwareprogramma Rstudio.</w:t>
      </w:r>
      <w:r w:rsidR="00D60D4F">
        <w:rPr>
          <w:rFonts w:ascii="Times New Roman" w:hAnsi="Times New Roman" w:cs="Times New Roman"/>
          <w:sz w:val="24"/>
          <w:szCs w:val="24"/>
        </w:rPr>
        <w:t xml:space="preserve"> De Greenhouse-Geis</w:t>
      </w:r>
      <w:r w:rsidR="00D31B99">
        <w:rPr>
          <w:rFonts w:ascii="Times New Roman" w:hAnsi="Times New Roman" w:cs="Times New Roman"/>
          <w:sz w:val="24"/>
          <w:szCs w:val="24"/>
        </w:rPr>
        <w:t>s</w:t>
      </w:r>
      <w:r w:rsidR="00D60D4F">
        <w:rPr>
          <w:rFonts w:ascii="Times New Roman" w:hAnsi="Times New Roman" w:cs="Times New Roman"/>
          <w:sz w:val="24"/>
          <w:szCs w:val="24"/>
        </w:rPr>
        <w:t xml:space="preserve">er correctie werd toegepast op de data om de assumptie van </w:t>
      </w:r>
      <w:r w:rsidR="00D60D4F" w:rsidRPr="00303868">
        <w:rPr>
          <w:rFonts w:ascii="Times New Roman" w:hAnsi="Times New Roman" w:cs="Times New Roman"/>
          <w:sz w:val="24"/>
          <w:szCs w:val="24"/>
          <w:highlight w:val="yellow"/>
        </w:rPr>
        <w:t>sphericiteit</w:t>
      </w:r>
      <w:r w:rsidR="00D60D4F">
        <w:rPr>
          <w:rFonts w:ascii="Times New Roman" w:hAnsi="Times New Roman" w:cs="Times New Roman"/>
          <w:sz w:val="24"/>
          <w:szCs w:val="24"/>
        </w:rPr>
        <w:t xml:space="preserve"> te behouden.</w:t>
      </w:r>
      <w:r w:rsidR="007477F2">
        <w:rPr>
          <w:rFonts w:ascii="Times New Roman" w:hAnsi="Times New Roman" w:cs="Times New Roman"/>
          <w:sz w:val="24"/>
          <w:szCs w:val="24"/>
        </w:rPr>
        <w:t xml:space="preserve"> </w:t>
      </w:r>
      <w:r w:rsidR="0073416A">
        <w:rPr>
          <w:rFonts w:ascii="Times New Roman" w:hAnsi="Times New Roman" w:cs="Times New Roman"/>
          <w:sz w:val="24"/>
          <w:szCs w:val="24"/>
        </w:rPr>
        <w:t xml:space="preserve">In </w:t>
      </w:r>
      <w:r w:rsidR="007F530A">
        <w:rPr>
          <w:rFonts w:ascii="Times New Roman" w:hAnsi="Times New Roman" w:cs="Times New Roman"/>
          <w:sz w:val="24"/>
          <w:szCs w:val="24"/>
        </w:rPr>
        <w:t>de Human Likeness conditie</w:t>
      </w:r>
      <w:r w:rsidR="0073416A">
        <w:rPr>
          <w:rFonts w:ascii="Times New Roman" w:hAnsi="Times New Roman" w:cs="Times New Roman"/>
          <w:sz w:val="24"/>
          <w:szCs w:val="24"/>
        </w:rPr>
        <w:t xml:space="preserve"> </w:t>
      </w:r>
      <w:r w:rsidR="007F530A">
        <w:rPr>
          <w:rFonts w:ascii="Times New Roman" w:hAnsi="Times New Roman" w:cs="Times New Roman"/>
          <w:sz w:val="24"/>
          <w:szCs w:val="24"/>
        </w:rPr>
        <w:t>werden</w:t>
      </w:r>
      <w:r w:rsidR="0073416A">
        <w:rPr>
          <w:rFonts w:ascii="Times New Roman" w:hAnsi="Times New Roman" w:cs="Times New Roman"/>
          <w:sz w:val="24"/>
          <w:szCs w:val="24"/>
        </w:rPr>
        <w:t xml:space="preserve"> 50 participanten </w:t>
      </w:r>
      <w:r w:rsidR="007F530A">
        <w:rPr>
          <w:rFonts w:ascii="Times New Roman" w:hAnsi="Times New Roman" w:cs="Times New Roman"/>
          <w:sz w:val="24"/>
          <w:szCs w:val="24"/>
        </w:rPr>
        <w:t xml:space="preserve">aangeworven, waarvan één participant </w:t>
      </w:r>
      <w:r w:rsidR="0086051D">
        <w:rPr>
          <w:rFonts w:ascii="Times New Roman" w:hAnsi="Times New Roman" w:cs="Times New Roman"/>
          <w:sz w:val="24"/>
          <w:szCs w:val="24"/>
        </w:rPr>
        <w:t xml:space="preserve">de beoordeling </w:t>
      </w:r>
      <w:r w:rsidR="007F530A">
        <w:rPr>
          <w:rFonts w:ascii="Times New Roman" w:hAnsi="Times New Roman" w:cs="Times New Roman"/>
          <w:sz w:val="24"/>
          <w:szCs w:val="24"/>
        </w:rPr>
        <w:t>niet</w:t>
      </w:r>
      <w:r w:rsidR="0086051D">
        <w:rPr>
          <w:rFonts w:ascii="Times New Roman" w:hAnsi="Times New Roman" w:cs="Times New Roman"/>
          <w:sz w:val="24"/>
          <w:szCs w:val="24"/>
        </w:rPr>
        <w:t xml:space="preserve"> volledig ingevuld heeft</w:t>
      </w:r>
      <w:r w:rsidR="007F530A">
        <w:rPr>
          <w:rFonts w:ascii="Times New Roman" w:hAnsi="Times New Roman" w:cs="Times New Roman"/>
          <w:sz w:val="24"/>
          <w:szCs w:val="24"/>
        </w:rPr>
        <w:t xml:space="preserve"> en als gevolg uitgesloten werd voor data-analyse</w:t>
      </w:r>
      <w:r w:rsidR="00CA7864">
        <w:rPr>
          <w:rFonts w:ascii="Times New Roman" w:hAnsi="Times New Roman" w:cs="Times New Roman"/>
          <w:sz w:val="24"/>
          <w:szCs w:val="24"/>
        </w:rPr>
        <w:t xml:space="preserve"> in de confirmatorische analyse</w:t>
      </w:r>
      <w:r w:rsidR="007F530A">
        <w:rPr>
          <w:rFonts w:ascii="Times New Roman" w:hAnsi="Times New Roman" w:cs="Times New Roman"/>
          <w:sz w:val="24"/>
          <w:szCs w:val="24"/>
        </w:rPr>
        <w:t>.</w:t>
      </w:r>
      <w:r w:rsidR="0086051D">
        <w:rPr>
          <w:rFonts w:ascii="Times New Roman" w:hAnsi="Times New Roman" w:cs="Times New Roman"/>
          <w:sz w:val="24"/>
          <w:szCs w:val="24"/>
        </w:rPr>
        <w:t xml:space="preserve"> </w:t>
      </w:r>
      <w:r w:rsidR="00A614B3">
        <w:rPr>
          <w:rFonts w:ascii="Times New Roman" w:hAnsi="Times New Roman" w:cs="Times New Roman"/>
          <w:sz w:val="24"/>
          <w:szCs w:val="24"/>
        </w:rPr>
        <w:t>Op de data van de overige 49 deelnemers,</w:t>
      </w:r>
      <w:r w:rsidR="007F530A">
        <w:rPr>
          <w:rFonts w:ascii="Times New Roman" w:hAnsi="Times New Roman" w:cs="Times New Roman"/>
          <w:sz w:val="24"/>
          <w:szCs w:val="24"/>
        </w:rPr>
        <w:t xml:space="preserve"> </w:t>
      </w:r>
      <w:commentRangeStart w:id="227"/>
      <w:r w:rsidR="007F530A">
        <w:rPr>
          <w:rFonts w:ascii="Times New Roman" w:hAnsi="Times New Roman" w:cs="Times New Roman"/>
          <w:sz w:val="24"/>
          <w:szCs w:val="24"/>
        </w:rPr>
        <w:t xml:space="preserve">met een gemiddelde </w:t>
      </w:r>
      <w:r w:rsidR="00720455">
        <w:rPr>
          <w:rFonts w:ascii="Times New Roman" w:hAnsi="Times New Roman" w:cs="Times New Roman"/>
          <w:sz w:val="24"/>
          <w:szCs w:val="24"/>
        </w:rPr>
        <w:t>(</w:t>
      </w:r>
      <w:r w:rsidR="00720455" w:rsidRPr="00720455">
        <w:rPr>
          <w:rFonts w:ascii="Times New Roman" w:hAnsi="Times New Roman" w:cs="Times New Roman"/>
          <w:i/>
          <w:iCs/>
          <w:sz w:val="24"/>
          <w:szCs w:val="24"/>
        </w:rPr>
        <w:t>M</w:t>
      </w:r>
      <w:r w:rsidR="00720455">
        <w:rPr>
          <w:rFonts w:ascii="Times New Roman" w:hAnsi="Times New Roman" w:cs="Times New Roman"/>
          <w:sz w:val="24"/>
          <w:szCs w:val="24"/>
        </w:rPr>
        <w:t xml:space="preserve">) </w:t>
      </w:r>
      <w:r w:rsidR="007F530A">
        <w:rPr>
          <w:rFonts w:ascii="Times New Roman" w:hAnsi="Times New Roman" w:cs="Times New Roman"/>
          <w:sz w:val="24"/>
          <w:szCs w:val="24"/>
        </w:rPr>
        <w:t>leeftijd van</w:t>
      </w:r>
      <w:r w:rsidR="00A614B3">
        <w:rPr>
          <w:rFonts w:ascii="Times New Roman" w:hAnsi="Times New Roman" w:cs="Times New Roman"/>
          <w:sz w:val="24"/>
          <w:szCs w:val="24"/>
        </w:rPr>
        <w:t xml:space="preserve"> </w:t>
      </w:r>
      <w:r w:rsidR="00E145FC">
        <w:rPr>
          <w:rFonts w:ascii="Times New Roman" w:hAnsi="Times New Roman" w:cs="Times New Roman"/>
          <w:sz w:val="24"/>
          <w:szCs w:val="24"/>
        </w:rPr>
        <w:t>29 jaar en een standaarddeviatie (</w:t>
      </w:r>
      <w:r w:rsidR="00E145FC" w:rsidRPr="00720455">
        <w:rPr>
          <w:rFonts w:ascii="Times New Roman" w:hAnsi="Times New Roman" w:cs="Times New Roman"/>
          <w:i/>
          <w:iCs/>
          <w:sz w:val="24"/>
          <w:szCs w:val="24"/>
        </w:rPr>
        <w:t>SD</w:t>
      </w:r>
      <w:r w:rsidR="00E145FC">
        <w:rPr>
          <w:rFonts w:ascii="Times New Roman" w:hAnsi="Times New Roman" w:cs="Times New Roman"/>
          <w:sz w:val="24"/>
          <w:szCs w:val="24"/>
        </w:rPr>
        <w:t>) van 8.04</w:t>
      </w:r>
      <w:commentRangeEnd w:id="227"/>
      <w:r w:rsidR="007F796A">
        <w:rPr>
          <w:rStyle w:val="CommentReference"/>
        </w:rPr>
        <w:commentReference w:id="227"/>
      </w:r>
      <w:r w:rsidR="00E145FC">
        <w:rPr>
          <w:rFonts w:ascii="Times New Roman" w:hAnsi="Times New Roman" w:cs="Times New Roman"/>
          <w:sz w:val="24"/>
          <w:szCs w:val="24"/>
        </w:rPr>
        <w:t xml:space="preserve">, </w:t>
      </w:r>
    </w:p>
    <w:p w14:paraId="3004341A" w14:textId="073FEE39" w:rsidR="0073416A" w:rsidRDefault="00E145FC" w:rsidP="002855D5">
      <w:pPr>
        <w:spacing w:line="360" w:lineRule="auto"/>
        <w:jc w:val="both"/>
        <w:rPr>
          <w:rFonts w:ascii="Times New Roman" w:hAnsi="Times New Roman" w:cs="Times New Roman"/>
          <w:sz w:val="24"/>
          <w:szCs w:val="24"/>
        </w:rPr>
      </w:pPr>
      <w:commentRangeStart w:id="228"/>
      <w:r>
        <w:rPr>
          <w:rFonts w:ascii="Times New Roman" w:hAnsi="Times New Roman" w:cs="Times New Roman"/>
          <w:sz w:val="24"/>
          <w:szCs w:val="24"/>
        </w:rPr>
        <w:t>werd een een-weg variantieanalyse (anova) uitgevoerd</w:t>
      </w:r>
      <w:commentRangeEnd w:id="228"/>
      <w:r w:rsidR="007F796A">
        <w:rPr>
          <w:rStyle w:val="CommentReference"/>
        </w:rPr>
        <w:commentReference w:id="228"/>
      </w:r>
      <w:r>
        <w:rPr>
          <w:rFonts w:ascii="Times New Roman" w:hAnsi="Times New Roman" w:cs="Times New Roman"/>
          <w:sz w:val="24"/>
          <w:szCs w:val="24"/>
        </w:rPr>
        <w:t>.</w:t>
      </w:r>
      <w:r w:rsidR="00CA7864">
        <w:rPr>
          <w:rFonts w:ascii="Times New Roman" w:hAnsi="Times New Roman" w:cs="Times New Roman"/>
          <w:sz w:val="24"/>
          <w:szCs w:val="24"/>
        </w:rPr>
        <w:t xml:space="preserve"> </w:t>
      </w:r>
      <w:r w:rsidR="00720455">
        <w:rPr>
          <w:rFonts w:ascii="Times New Roman" w:hAnsi="Times New Roman" w:cs="Times New Roman"/>
          <w:sz w:val="24"/>
          <w:szCs w:val="24"/>
        </w:rPr>
        <w:t>Dit laat een hoofdeffect zien van Character Type</w:t>
      </w:r>
      <w:ins w:id="229" w:author="Sean" w:date="2021-05-17T17:49:00Z">
        <w:r w:rsidR="007F796A">
          <w:rPr>
            <w:rFonts w:ascii="Times New Roman" w:hAnsi="Times New Roman" w:cs="Times New Roman"/>
            <w:sz w:val="24"/>
            <w:szCs w:val="24"/>
          </w:rPr>
          <w:t xml:space="preserve">, </w:t>
        </w:r>
      </w:ins>
      <w:del w:id="230" w:author="Sean" w:date="2021-05-17T17:49:00Z">
        <w:r w:rsidR="00720455" w:rsidRPr="007F796A" w:rsidDel="007F796A">
          <w:rPr>
            <w:rFonts w:ascii="Times New Roman" w:hAnsi="Times New Roman" w:cs="Times New Roman"/>
            <w:i/>
            <w:sz w:val="24"/>
            <w:szCs w:val="24"/>
            <w:rPrChange w:id="231" w:author="Sean" w:date="2021-05-17T17:49:00Z">
              <w:rPr>
                <w:rFonts w:ascii="Times New Roman" w:hAnsi="Times New Roman" w:cs="Times New Roman"/>
                <w:sz w:val="24"/>
                <w:szCs w:val="24"/>
              </w:rPr>
            </w:rPrChange>
          </w:rPr>
          <w:delText xml:space="preserve"> (</w:delText>
        </w:r>
      </w:del>
      <w:r w:rsidR="00450A8A" w:rsidRPr="007F796A">
        <w:rPr>
          <w:rFonts w:ascii="Times New Roman" w:hAnsi="Times New Roman" w:cs="Times New Roman"/>
          <w:i/>
          <w:sz w:val="24"/>
          <w:szCs w:val="24"/>
          <w:rPrChange w:id="232" w:author="Sean" w:date="2021-05-17T17:49:00Z">
            <w:rPr>
              <w:rFonts w:ascii="Times New Roman" w:hAnsi="Times New Roman" w:cs="Times New Roman"/>
              <w:sz w:val="24"/>
              <w:szCs w:val="24"/>
            </w:rPr>
          </w:rPrChange>
        </w:rPr>
        <w:t>F</w:t>
      </w:r>
      <w:r w:rsidR="00450A8A">
        <w:rPr>
          <w:rFonts w:ascii="Times New Roman" w:hAnsi="Times New Roman" w:cs="Times New Roman"/>
          <w:sz w:val="24"/>
          <w:szCs w:val="24"/>
        </w:rPr>
        <w:t>(</w:t>
      </w:r>
      <w:r w:rsidR="00F3603F">
        <w:rPr>
          <w:rFonts w:ascii="Times New Roman" w:hAnsi="Times New Roman" w:cs="Times New Roman"/>
          <w:sz w:val="24"/>
          <w:szCs w:val="24"/>
        </w:rPr>
        <w:t>1163.6, 64.7</w:t>
      </w:r>
      <w:r w:rsidR="00450A8A">
        <w:rPr>
          <w:rFonts w:ascii="Times New Roman" w:hAnsi="Times New Roman" w:cs="Times New Roman"/>
          <w:sz w:val="24"/>
          <w:szCs w:val="24"/>
        </w:rPr>
        <w:t>)</w:t>
      </w:r>
      <w:ins w:id="233" w:author="Sean" w:date="2021-05-17T17:49:00Z">
        <w:r w:rsidR="007F796A">
          <w:rPr>
            <w:rFonts w:ascii="Times New Roman" w:hAnsi="Times New Roman" w:cs="Times New Roman"/>
            <w:sz w:val="24"/>
            <w:szCs w:val="24"/>
          </w:rPr>
          <w:t xml:space="preserve"> </w:t>
        </w:r>
      </w:ins>
      <w:r w:rsidR="00450A8A">
        <w:rPr>
          <w:rFonts w:ascii="Times New Roman" w:hAnsi="Times New Roman" w:cs="Times New Roman"/>
          <w:sz w:val="24"/>
          <w:szCs w:val="24"/>
        </w:rPr>
        <w:t>=</w:t>
      </w:r>
      <w:ins w:id="234" w:author="Sean" w:date="2021-05-17T17:49:00Z">
        <w:r w:rsidR="007F796A">
          <w:rPr>
            <w:rFonts w:ascii="Times New Roman" w:hAnsi="Times New Roman" w:cs="Times New Roman"/>
            <w:sz w:val="24"/>
            <w:szCs w:val="24"/>
          </w:rPr>
          <w:t xml:space="preserve"> </w:t>
        </w:r>
      </w:ins>
      <w:r w:rsidR="00450A8A">
        <w:rPr>
          <w:rFonts w:ascii="Times New Roman" w:hAnsi="Times New Roman" w:cs="Times New Roman"/>
          <w:sz w:val="24"/>
          <w:szCs w:val="24"/>
        </w:rPr>
        <w:t xml:space="preserve">17.98, </w:t>
      </w:r>
      <w:r w:rsidR="00450A8A" w:rsidRPr="007F796A">
        <w:rPr>
          <w:rFonts w:ascii="Times New Roman" w:hAnsi="Times New Roman" w:cs="Times New Roman"/>
          <w:i/>
          <w:sz w:val="24"/>
          <w:szCs w:val="24"/>
          <w:rPrChange w:id="235" w:author="Sean" w:date="2021-05-17T17:49:00Z">
            <w:rPr>
              <w:rFonts w:ascii="Times New Roman" w:hAnsi="Times New Roman" w:cs="Times New Roman"/>
              <w:sz w:val="24"/>
              <w:szCs w:val="24"/>
            </w:rPr>
          </w:rPrChange>
        </w:rPr>
        <w:t>p</w:t>
      </w:r>
      <w:ins w:id="236" w:author="Sean" w:date="2021-05-17T17:49:00Z">
        <w:r w:rsidR="007F796A">
          <w:rPr>
            <w:rFonts w:ascii="Times New Roman" w:hAnsi="Times New Roman" w:cs="Times New Roman"/>
            <w:sz w:val="24"/>
            <w:szCs w:val="24"/>
          </w:rPr>
          <w:t xml:space="preserve"> </w:t>
        </w:r>
      </w:ins>
      <w:r w:rsidR="00450A8A">
        <w:rPr>
          <w:rFonts w:ascii="Times New Roman" w:hAnsi="Times New Roman" w:cs="Times New Roman"/>
          <w:sz w:val="24"/>
          <w:szCs w:val="24"/>
        </w:rPr>
        <w:t>&lt;</w:t>
      </w:r>
      <w:ins w:id="237" w:author="Sean" w:date="2021-05-17T17:49:00Z">
        <w:r w:rsidR="007F796A">
          <w:rPr>
            <w:rFonts w:ascii="Times New Roman" w:hAnsi="Times New Roman" w:cs="Times New Roman"/>
            <w:sz w:val="24"/>
            <w:szCs w:val="24"/>
          </w:rPr>
          <w:t xml:space="preserve"> </w:t>
        </w:r>
      </w:ins>
      <w:r w:rsidR="00450A8A">
        <w:rPr>
          <w:rFonts w:ascii="Times New Roman" w:hAnsi="Times New Roman" w:cs="Times New Roman"/>
          <w:sz w:val="24"/>
          <w:szCs w:val="24"/>
        </w:rPr>
        <w:t xml:space="preserve">.001, partiële </w:t>
      </w:r>
      <w:r w:rsidR="00450A8A" w:rsidRPr="007F796A">
        <w:rPr>
          <w:rFonts w:ascii="Times New Roman" w:hAnsi="Times New Roman" w:cs="Times New Roman"/>
          <w:i/>
          <w:sz w:val="24"/>
          <w:szCs w:val="24"/>
          <w:rPrChange w:id="238" w:author="Sean" w:date="2021-05-17T17:49:00Z">
            <w:rPr>
              <w:rFonts w:ascii="Times New Roman" w:hAnsi="Times New Roman" w:cs="Times New Roman"/>
              <w:sz w:val="24"/>
              <w:szCs w:val="24"/>
            </w:rPr>
          </w:rPrChange>
        </w:rPr>
        <w:t>η²</w:t>
      </w:r>
      <w:ins w:id="239" w:author="Sean" w:date="2021-05-17T17:49:00Z">
        <w:r w:rsidR="007F796A">
          <w:rPr>
            <w:rFonts w:ascii="Times New Roman" w:hAnsi="Times New Roman" w:cs="Times New Roman"/>
            <w:sz w:val="24"/>
            <w:szCs w:val="24"/>
          </w:rPr>
          <w:t xml:space="preserve"> </w:t>
        </w:r>
      </w:ins>
      <w:r w:rsidR="00450A8A">
        <w:rPr>
          <w:rFonts w:ascii="Times New Roman" w:hAnsi="Times New Roman" w:cs="Times New Roman"/>
          <w:sz w:val="24"/>
          <w:szCs w:val="24"/>
        </w:rPr>
        <w:t>=</w:t>
      </w:r>
      <w:ins w:id="240" w:author="Sean" w:date="2021-05-17T17:49:00Z">
        <w:r w:rsidR="007F796A">
          <w:rPr>
            <w:rFonts w:ascii="Times New Roman" w:hAnsi="Times New Roman" w:cs="Times New Roman"/>
            <w:sz w:val="24"/>
            <w:szCs w:val="24"/>
          </w:rPr>
          <w:t xml:space="preserve"> </w:t>
        </w:r>
      </w:ins>
      <w:r w:rsidR="00450A8A">
        <w:rPr>
          <w:rFonts w:ascii="Times New Roman" w:hAnsi="Times New Roman" w:cs="Times New Roman"/>
          <w:sz w:val="24"/>
          <w:szCs w:val="24"/>
        </w:rPr>
        <w:t>0.277</w:t>
      </w:r>
      <w:del w:id="241" w:author="Sean" w:date="2021-05-17T17:49:00Z">
        <w:r w:rsidR="00450A8A" w:rsidDel="007F796A">
          <w:rPr>
            <w:rFonts w:ascii="Times New Roman" w:hAnsi="Times New Roman" w:cs="Times New Roman"/>
            <w:sz w:val="24"/>
            <w:szCs w:val="24"/>
          </w:rPr>
          <w:delText xml:space="preserve"> </w:delText>
        </w:r>
        <w:r w:rsidR="00720455" w:rsidDel="007F796A">
          <w:rPr>
            <w:rFonts w:ascii="Times New Roman" w:hAnsi="Times New Roman" w:cs="Times New Roman"/>
            <w:sz w:val="24"/>
            <w:szCs w:val="24"/>
          </w:rPr>
          <w:delText>)</w:delText>
        </w:r>
      </w:del>
      <w:r w:rsidR="00720455">
        <w:rPr>
          <w:rFonts w:ascii="Times New Roman" w:hAnsi="Times New Roman" w:cs="Times New Roman"/>
          <w:sz w:val="24"/>
          <w:szCs w:val="24"/>
        </w:rPr>
        <w:t>.</w:t>
      </w:r>
      <w:r w:rsidR="005B1725">
        <w:rPr>
          <w:rFonts w:ascii="Times New Roman" w:hAnsi="Times New Roman" w:cs="Times New Roman"/>
          <w:sz w:val="24"/>
          <w:szCs w:val="24"/>
        </w:rPr>
        <w:t xml:space="preserve"> </w:t>
      </w:r>
      <w:commentRangeStart w:id="242"/>
      <w:r w:rsidR="005B1725">
        <w:rPr>
          <w:rFonts w:ascii="Times New Roman" w:hAnsi="Times New Roman" w:cs="Times New Roman"/>
          <w:sz w:val="24"/>
          <w:szCs w:val="24"/>
        </w:rPr>
        <w:t xml:space="preserve">De resultaten duiden op significante verschillen in de beoordeling van </w:t>
      </w:r>
      <w:r w:rsidR="005B1725" w:rsidRPr="005B1725">
        <w:rPr>
          <w:rFonts w:ascii="Times New Roman" w:hAnsi="Times New Roman" w:cs="Times New Roman"/>
          <w:i/>
          <w:iCs/>
          <w:sz w:val="24"/>
          <w:szCs w:val="24"/>
        </w:rPr>
        <w:t>Human Likeness</w:t>
      </w:r>
      <w:r w:rsidR="00203969">
        <w:rPr>
          <w:rFonts w:ascii="Times New Roman" w:hAnsi="Times New Roman" w:cs="Times New Roman"/>
          <w:i/>
          <w:iCs/>
          <w:sz w:val="24"/>
          <w:szCs w:val="24"/>
        </w:rPr>
        <w:t xml:space="preserve"> </w:t>
      </w:r>
      <w:r w:rsidR="00203969" w:rsidRPr="00203969">
        <w:rPr>
          <w:rFonts w:ascii="Times New Roman" w:hAnsi="Times New Roman" w:cs="Times New Roman"/>
          <w:sz w:val="24"/>
          <w:szCs w:val="24"/>
        </w:rPr>
        <w:t>van de verschillende karakters</w:t>
      </w:r>
      <w:r w:rsidR="005B1725">
        <w:rPr>
          <w:rFonts w:ascii="Times New Roman" w:hAnsi="Times New Roman" w:cs="Times New Roman"/>
          <w:sz w:val="24"/>
          <w:szCs w:val="24"/>
        </w:rPr>
        <w:t>.</w:t>
      </w:r>
      <w:commentRangeEnd w:id="242"/>
      <w:r w:rsidR="007F796A">
        <w:rPr>
          <w:rStyle w:val="CommentReference"/>
        </w:rPr>
        <w:commentReference w:id="242"/>
      </w:r>
    </w:p>
    <w:p w14:paraId="02C8F779" w14:textId="6B5BF106" w:rsidR="00CA7864" w:rsidRPr="00CA7864" w:rsidRDefault="00CA7864" w:rsidP="002855D5">
      <w:pPr>
        <w:spacing w:line="360" w:lineRule="auto"/>
        <w:jc w:val="both"/>
        <w:rPr>
          <w:rFonts w:ascii="Times New Roman" w:hAnsi="Times New Roman" w:cs="Times New Roman"/>
          <w:sz w:val="24"/>
          <w:szCs w:val="24"/>
        </w:rPr>
      </w:pPr>
      <w:r w:rsidRPr="00CA7864">
        <w:rPr>
          <w:rFonts w:ascii="Times New Roman" w:hAnsi="Times New Roman" w:cs="Times New Roman"/>
          <w:sz w:val="24"/>
          <w:szCs w:val="24"/>
        </w:rPr>
        <w:t>In de Acceptability conditie w</w:t>
      </w:r>
      <w:r w:rsidR="00F92676">
        <w:rPr>
          <w:rFonts w:ascii="Times New Roman" w:hAnsi="Times New Roman" w:cs="Times New Roman"/>
          <w:sz w:val="24"/>
          <w:szCs w:val="24"/>
        </w:rPr>
        <w:t>e</w:t>
      </w:r>
      <w:r w:rsidRPr="00CA7864">
        <w:rPr>
          <w:rFonts w:ascii="Times New Roman" w:hAnsi="Times New Roman" w:cs="Times New Roman"/>
          <w:sz w:val="24"/>
          <w:szCs w:val="24"/>
        </w:rPr>
        <w:t>rden eveneens 50 participanten aangeworv</w:t>
      </w:r>
      <w:r>
        <w:rPr>
          <w:rFonts w:ascii="Times New Roman" w:hAnsi="Times New Roman" w:cs="Times New Roman"/>
          <w:sz w:val="24"/>
          <w:szCs w:val="24"/>
        </w:rPr>
        <w:t>en</w:t>
      </w:r>
      <w:r w:rsidR="00F92676">
        <w:rPr>
          <w:rFonts w:ascii="Times New Roman" w:hAnsi="Times New Roman" w:cs="Times New Roman"/>
          <w:sz w:val="24"/>
          <w:szCs w:val="24"/>
        </w:rPr>
        <w:t xml:space="preserve"> met een gemiddelde leeftijd van 33 jaar en een SD van 10.51. Alle participanten voldeden aan de </w:t>
      </w:r>
      <w:r w:rsidR="00F92676">
        <w:rPr>
          <w:rFonts w:ascii="Times New Roman" w:hAnsi="Times New Roman" w:cs="Times New Roman"/>
          <w:sz w:val="24"/>
          <w:szCs w:val="24"/>
        </w:rPr>
        <w:lastRenderedPageBreak/>
        <w:t>inclusiecriteria voor de confirmatorische data-analyse</w:t>
      </w:r>
      <w:r w:rsidR="006B6D7B">
        <w:rPr>
          <w:rFonts w:ascii="Times New Roman" w:hAnsi="Times New Roman" w:cs="Times New Roman"/>
          <w:sz w:val="24"/>
          <w:szCs w:val="24"/>
        </w:rPr>
        <w:t>, met als gevolg dat geen enkele participant uitgesloten werd voor data-ana</w:t>
      </w:r>
      <w:r w:rsidR="007C5216">
        <w:rPr>
          <w:rFonts w:ascii="Times New Roman" w:hAnsi="Times New Roman" w:cs="Times New Roman"/>
          <w:sz w:val="24"/>
          <w:szCs w:val="24"/>
        </w:rPr>
        <w:t>l</w:t>
      </w:r>
      <w:r w:rsidR="006B6D7B">
        <w:rPr>
          <w:rFonts w:ascii="Times New Roman" w:hAnsi="Times New Roman" w:cs="Times New Roman"/>
          <w:sz w:val="24"/>
          <w:szCs w:val="24"/>
        </w:rPr>
        <w:t>yse</w:t>
      </w:r>
      <w:r w:rsidR="00F92676">
        <w:rPr>
          <w:rFonts w:ascii="Times New Roman" w:hAnsi="Times New Roman" w:cs="Times New Roman"/>
          <w:sz w:val="24"/>
          <w:szCs w:val="24"/>
        </w:rPr>
        <w:t>.</w:t>
      </w:r>
      <w:r w:rsidR="004E6D20">
        <w:rPr>
          <w:rFonts w:ascii="Times New Roman" w:hAnsi="Times New Roman" w:cs="Times New Roman"/>
          <w:sz w:val="24"/>
          <w:szCs w:val="24"/>
        </w:rPr>
        <w:t xml:space="preserve"> Voor deze conditie werd een 7 (Character Type)x 6(Motion type) within </w:t>
      </w:r>
      <w:r w:rsidR="006828E7">
        <w:rPr>
          <w:rFonts w:ascii="Times New Roman" w:hAnsi="Times New Roman" w:cs="Times New Roman"/>
          <w:sz w:val="24"/>
          <w:szCs w:val="24"/>
        </w:rPr>
        <w:t>subjects</w:t>
      </w:r>
      <w:r w:rsidR="004E6D20">
        <w:rPr>
          <w:rFonts w:ascii="Times New Roman" w:hAnsi="Times New Roman" w:cs="Times New Roman"/>
          <w:sz w:val="24"/>
          <w:szCs w:val="24"/>
        </w:rPr>
        <w:t xml:space="preserve"> ANOVA </w:t>
      </w:r>
      <w:bookmarkStart w:id="243" w:name="_GoBack"/>
      <w:commentRangeStart w:id="244"/>
      <w:r w:rsidR="004E6D20">
        <w:rPr>
          <w:rFonts w:ascii="Times New Roman" w:hAnsi="Times New Roman" w:cs="Times New Roman"/>
          <w:sz w:val="24"/>
          <w:szCs w:val="24"/>
        </w:rPr>
        <w:t>uitgevoerd</w:t>
      </w:r>
      <w:bookmarkEnd w:id="243"/>
      <w:commentRangeEnd w:id="244"/>
      <w:r w:rsidR="007B4E39">
        <w:rPr>
          <w:rStyle w:val="CommentReference"/>
        </w:rPr>
        <w:commentReference w:id="244"/>
      </w:r>
      <w:r w:rsidR="004E6D20">
        <w:rPr>
          <w:rFonts w:ascii="Times New Roman" w:hAnsi="Times New Roman" w:cs="Times New Roman"/>
          <w:sz w:val="24"/>
          <w:szCs w:val="24"/>
        </w:rPr>
        <w:t xml:space="preserve">. </w:t>
      </w:r>
    </w:p>
    <w:p w14:paraId="6AB96084" w14:textId="77777777" w:rsidR="00A52CBE" w:rsidRDefault="00A52CBE" w:rsidP="002855D5">
      <w:pPr>
        <w:spacing w:line="360" w:lineRule="auto"/>
        <w:jc w:val="both"/>
        <w:rPr>
          <w:rFonts w:ascii="Times New Roman" w:hAnsi="Times New Roman" w:cs="Times New Roman"/>
          <w:b/>
          <w:bCs/>
          <w:sz w:val="24"/>
          <w:szCs w:val="24"/>
          <w:highlight w:val="yellow"/>
        </w:rPr>
      </w:pPr>
    </w:p>
    <w:p w14:paraId="186BB6FC" w14:textId="53D2A18F" w:rsidR="00A52CBE" w:rsidRDefault="00C7675A" w:rsidP="002855D5">
      <w:pPr>
        <w:spacing w:line="360" w:lineRule="auto"/>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(eerst controle-experiment bekijken = verschil in statisch voor/na?)</w:t>
      </w:r>
    </w:p>
    <w:p w14:paraId="792D341F" w14:textId="77777777" w:rsidR="00A52CBE" w:rsidRDefault="00A52CBE" w:rsidP="002855D5">
      <w:pPr>
        <w:spacing w:line="360" w:lineRule="auto"/>
        <w:jc w:val="both"/>
        <w:rPr>
          <w:rFonts w:ascii="Times New Roman" w:hAnsi="Times New Roman" w:cs="Times New Roman"/>
          <w:b/>
          <w:bCs/>
          <w:sz w:val="24"/>
          <w:szCs w:val="24"/>
          <w:highlight w:val="yellow"/>
        </w:rPr>
      </w:pPr>
    </w:p>
    <w:p w14:paraId="5BF08E1E" w14:textId="77777777" w:rsidR="00A52CBE" w:rsidRDefault="00A52CBE" w:rsidP="002855D5">
      <w:pPr>
        <w:spacing w:line="360" w:lineRule="auto"/>
        <w:jc w:val="both"/>
        <w:rPr>
          <w:rFonts w:ascii="Times New Roman" w:hAnsi="Times New Roman" w:cs="Times New Roman"/>
          <w:b/>
          <w:bCs/>
          <w:sz w:val="24"/>
          <w:szCs w:val="24"/>
          <w:highlight w:val="yellow"/>
        </w:rPr>
      </w:pPr>
    </w:p>
    <w:p w14:paraId="41469749" w14:textId="77777777" w:rsidR="00A52CBE" w:rsidRPr="005055A4" w:rsidRDefault="00A52CBE" w:rsidP="005055A4">
      <w:pPr>
        <w:jc w:val="center"/>
        <w:rPr>
          <w:rFonts w:ascii="Times New Roman" w:hAnsi="Times New Roman" w:cs="Times New Roman"/>
          <w:b/>
          <w:bCs/>
          <w:i/>
          <w:iCs/>
          <w:sz w:val="28"/>
          <w:szCs w:val="28"/>
        </w:rPr>
      </w:pPr>
    </w:p>
    <w:p w14:paraId="22D6C24A" w14:textId="17DF77E8" w:rsidR="002855D5" w:rsidRPr="005055A4" w:rsidRDefault="002912FF" w:rsidP="005055A4">
      <w:pPr>
        <w:jc w:val="center"/>
        <w:rPr>
          <w:rFonts w:ascii="Times New Roman" w:hAnsi="Times New Roman" w:cs="Times New Roman"/>
          <w:b/>
          <w:bCs/>
          <w:i/>
          <w:iCs/>
          <w:sz w:val="28"/>
          <w:szCs w:val="28"/>
        </w:rPr>
      </w:pPr>
      <w:r>
        <w:rPr>
          <w:rFonts w:ascii="Times New Roman" w:hAnsi="Times New Roman" w:cs="Times New Roman"/>
          <w:b/>
          <w:bCs/>
          <w:i/>
          <w:iCs/>
          <w:sz w:val="28"/>
          <w:szCs w:val="28"/>
        </w:rPr>
        <w:t>Bespreking en conclusie</w:t>
      </w:r>
    </w:p>
    <w:p w14:paraId="47644D1B" w14:textId="6C9E406E" w:rsidR="002855D5" w:rsidRDefault="002855D5" w:rsidP="002855D5">
      <w:pPr>
        <w:spacing w:line="360" w:lineRule="auto"/>
        <w:jc w:val="both"/>
        <w:rPr>
          <w:rFonts w:ascii="Times New Roman" w:hAnsi="Times New Roman" w:cs="Times New Roman"/>
          <w:sz w:val="24"/>
          <w:szCs w:val="24"/>
        </w:rPr>
      </w:pPr>
      <w:r>
        <w:rPr>
          <w:rFonts w:ascii="Times New Roman" w:hAnsi="Times New Roman" w:cs="Times New Roman"/>
          <w:sz w:val="24"/>
          <w:szCs w:val="24"/>
        </w:rPr>
        <w:t>Voor toekomstig onderzoek:</w:t>
      </w:r>
    </w:p>
    <w:p w14:paraId="0E1AAD7B" w14:textId="29C948F4" w:rsidR="002855D5" w:rsidRDefault="002855D5" w:rsidP="002855D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Extra open vragen met betrekking gebruikte concepten </w:t>
      </w:r>
    </w:p>
    <w:p w14:paraId="2A00831F" w14:textId="02E7E04E" w:rsidR="002855D5" w:rsidRDefault="002855D5" w:rsidP="002855D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Wat begrijp jij onder ‘human likeness’/ ‘acceptable’</w:t>
      </w:r>
    </w:p>
    <w:p w14:paraId="1494B4C1" w14:textId="7E8EDF11" w:rsidR="002855D5" w:rsidRDefault="002855D5" w:rsidP="002855D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Welke kenmerken van de karakters helpen de score mee bepalen</w:t>
      </w:r>
    </w:p>
    <w:p w14:paraId="4A109CF1" w14:textId="3B29A03F" w:rsidR="002855D5" w:rsidRDefault="002855D5" w:rsidP="002855D5">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Hoe was jouw ervaring met de studie?</w:t>
      </w:r>
    </w:p>
    <w:p w14:paraId="46F5713F" w14:textId="2638922D" w:rsidR="002855D5" w:rsidRPr="00341270" w:rsidRDefault="002855D5" w:rsidP="002855D5">
      <w:pPr>
        <w:pStyle w:val="ListParagraph"/>
        <w:numPr>
          <w:ilvl w:val="0"/>
          <w:numId w:val="2"/>
        </w:numPr>
        <w:spacing w:line="360" w:lineRule="auto"/>
        <w:jc w:val="both"/>
        <w:rPr>
          <w:rFonts w:ascii="Times New Roman" w:hAnsi="Times New Roman" w:cs="Times New Roman"/>
          <w:sz w:val="24"/>
          <w:szCs w:val="24"/>
          <w:highlight w:val="green"/>
        </w:rPr>
      </w:pPr>
      <w:r w:rsidRPr="00341270">
        <w:rPr>
          <w:rFonts w:ascii="Times New Roman" w:hAnsi="Times New Roman" w:cs="Times New Roman"/>
          <w:sz w:val="24"/>
          <w:szCs w:val="24"/>
          <w:highlight w:val="green"/>
        </w:rPr>
        <w:t>Gebruik van andere karakters</w:t>
      </w:r>
    </w:p>
    <w:p w14:paraId="634C8F4E" w14:textId="57D23536" w:rsidR="002855D5" w:rsidRPr="00341270" w:rsidRDefault="002855D5" w:rsidP="002855D5">
      <w:pPr>
        <w:pStyle w:val="ListParagraph"/>
        <w:numPr>
          <w:ilvl w:val="1"/>
          <w:numId w:val="2"/>
        </w:numPr>
        <w:spacing w:line="360" w:lineRule="auto"/>
        <w:jc w:val="both"/>
        <w:rPr>
          <w:rFonts w:ascii="Times New Roman" w:hAnsi="Times New Roman" w:cs="Times New Roman"/>
          <w:sz w:val="24"/>
          <w:szCs w:val="24"/>
          <w:highlight w:val="green"/>
        </w:rPr>
      </w:pPr>
      <w:r w:rsidRPr="00341270">
        <w:rPr>
          <w:rFonts w:ascii="Times New Roman" w:hAnsi="Times New Roman" w:cs="Times New Roman"/>
          <w:sz w:val="24"/>
          <w:szCs w:val="24"/>
          <w:highlight w:val="green"/>
        </w:rPr>
        <w:t>Karakters gebruiken die hedendaags belangrijk zijn zoals animaties voor geanimeerde films, avatars die gebruikt worden binnen het bedrijfsleven, afbeeldingen van sociale robots, afbeeldingen van humanoïde robotica…</w:t>
      </w:r>
    </w:p>
    <w:p w14:paraId="365048C9" w14:textId="4326D8A5" w:rsidR="002855D5" w:rsidRDefault="00B411EB" w:rsidP="002855D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Andere set van motion</w:t>
      </w:r>
    </w:p>
    <w:p w14:paraId="445214EC" w14:textId="0B0E5DCD" w:rsidR="00B411EB" w:rsidRDefault="00B411EB" w:rsidP="00B411EB">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Deze set van motion was niet goed te onderscheiden, het enige wat veranderde waren de klopbewegingen, sommigen lagen dicht bij elkaar waardoor onderscheid vaak te miniem was om een verschillende score te kunnen toekennen</w:t>
      </w:r>
    </w:p>
    <w:p w14:paraId="41314A14" w14:textId="09CD2C36" w:rsidR="00B411EB" w:rsidRDefault="00B411EB" w:rsidP="00B411EB">
      <w:pPr>
        <w:pStyle w:val="ListParagraph"/>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Gebruik van andere bewegingen – meer, vollere bewegingen – meer gericht op het dagelijkse leven, zoals wandelen, een deur openen, gaan zitten…</w:t>
      </w:r>
    </w:p>
    <w:p w14:paraId="1F25C8AB" w14:textId="4E05B05C" w:rsidR="00B411EB" w:rsidRDefault="00B411EB" w:rsidP="00B411E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Meer expliciet het gevoel van eeriness gaan bevragen en waarom ze die score toekennen – dit zorgt voor een beter begrijpen van het concept eeriness </w:t>
      </w:r>
    </w:p>
    <w:p w14:paraId="4B4B8A45" w14:textId="51B0A7D5" w:rsidR="0091327B" w:rsidRDefault="0091327B" w:rsidP="009132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Wounterbalanced dus volgorde-effecten zijn uit te sluiten</w:t>
      </w:r>
    </w:p>
    <w:p w14:paraId="01237DB6" w14:textId="2E77A0B0" w:rsidR="0091327B" w:rsidRDefault="0091327B" w:rsidP="0091327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Achtergrond is grijs – wat als er een andere achtergrond is (zie allereerste studie die je ooit gelezen hebt)</w:t>
      </w:r>
    </w:p>
    <w:p w14:paraId="3E5C488B" w14:textId="64762504" w:rsidR="00BC4F31" w:rsidRDefault="00BC4F31" w:rsidP="00BC4F31">
      <w:pPr>
        <w:spacing w:line="360" w:lineRule="auto"/>
        <w:jc w:val="both"/>
        <w:rPr>
          <w:rFonts w:ascii="Times New Roman" w:hAnsi="Times New Roman" w:cs="Times New Roman"/>
          <w:sz w:val="24"/>
          <w:szCs w:val="24"/>
        </w:rPr>
      </w:pPr>
    </w:p>
    <w:p w14:paraId="23770364" w14:textId="27C9CD40" w:rsidR="000161C1" w:rsidRDefault="000161C1" w:rsidP="00BC4F31">
      <w:pPr>
        <w:spacing w:line="360" w:lineRule="auto"/>
        <w:jc w:val="both"/>
        <w:rPr>
          <w:rFonts w:ascii="Times New Roman" w:hAnsi="Times New Roman" w:cs="Times New Roman"/>
          <w:sz w:val="24"/>
          <w:szCs w:val="24"/>
        </w:rPr>
      </w:pPr>
    </w:p>
    <w:p w14:paraId="03D3D364" w14:textId="70614D36" w:rsidR="000161C1" w:rsidRDefault="000161C1" w:rsidP="00BC4F31">
      <w:pPr>
        <w:spacing w:line="360" w:lineRule="auto"/>
        <w:jc w:val="both"/>
        <w:rPr>
          <w:rFonts w:ascii="Times New Roman" w:hAnsi="Times New Roman" w:cs="Times New Roman"/>
          <w:sz w:val="24"/>
          <w:szCs w:val="24"/>
        </w:rPr>
      </w:pPr>
    </w:p>
    <w:p w14:paraId="5FDBFF0F" w14:textId="15D4D8C4" w:rsidR="000161C1" w:rsidRDefault="000161C1" w:rsidP="00BC4F31">
      <w:pPr>
        <w:spacing w:line="360" w:lineRule="auto"/>
        <w:jc w:val="both"/>
        <w:rPr>
          <w:rFonts w:ascii="Times New Roman" w:hAnsi="Times New Roman" w:cs="Times New Roman"/>
          <w:sz w:val="24"/>
          <w:szCs w:val="24"/>
        </w:rPr>
      </w:pPr>
    </w:p>
    <w:p w14:paraId="218C836A" w14:textId="269A336E" w:rsidR="000161C1" w:rsidRDefault="000161C1" w:rsidP="00BC4F31">
      <w:pPr>
        <w:spacing w:line="360" w:lineRule="auto"/>
        <w:jc w:val="both"/>
        <w:rPr>
          <w:rFonts w:ascii="Times New Roman" w:hAnsi="Times New Roman" w:cs="Times New Roman"/>
          <w:sz w:val="24"/>
          <w:szCs w:val="24"/>
        </w:rPr>
      </w:pPr>
    </w:p>
    <w:p w14:paraId="04B3C61A" w14:textId="7FC37D54" w:rsidR="000161C1" w:rsidRDefault="000161C1" w:rsidP="00BC4F31">
      <w:pPr>
        <w:spacing w:line="360" w:lineRule="auto"/>
        <w:jc w:val="both"/>
        <w:rPr>
          <w:rFonts w:ascii="Times New Roman" w:hAnsi="Times New Roman" w:cs="Times New Roman"/>
          <w:sz w:val="24"/>
          <w:szCs w:val="24"/>
        </w:rPr>
      </w:pPr>
    </w:p>
    <w:p w14:paraId="09ABEDF7" w14:textId="2B00D309" w:rsidR="000161C1" w:rsidRDefault="000161C1" w:rsidP="00BC4F3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Uit de resultaten van deze replicatiestudie blijkt er een hoofdeffect van </w:t>
      </w:r>
      <w:r w:rsidRPr="00F3603F">
        <w:rPr>
          <w:rFonts w:ascii="Times New Roman" w:hAnsi="Times New Roman" w:cs="Times New Roman"/>
          <w:i/>
          <w:iCs/>
          <w:sz w:val="24"/>
          <w:szCs w:val="24"/>
        </w:rPr>
        <w:t>Character</w:t>
      </w:r>
      <w:r>
        <w:rPr>
          <w:rFonts w:ascii="Times New Roman" w:hAnsi="Times New Roman" w:cs="Times New Roman"/>
          <w:sz w:val="24"/>
          <w:szCs w:val="24"/>
        </w:rPr>
        <w:t xml:space="preserve"> </w:t>
      </w:r>
      <w:r w:rsidRPr="00F3603F">
        <w:rPr>
          <w:rFonts w:ascii="Times New Roman" w:hAnsi="Times New Roman" w:cs="Times New Roman"/>
          <w:i/>
          <w:iCs/>
          <w:sz w:val="24"/>
          <w:szCs w:val="24"/>
        </w:rPr>
        <w:t>Type</w:t>
      </w:r>
      <w:r>
        <w:rPr>
          <w:rFonts w:ascii="Times New Roman" w:hAnsi="Times New Roman" w:cs="Times New Roman"/>
          <w:sz w:val="24"/>
          <w:szCs w:val="24"/>
        </w:rPr>
        <w:t xml:space="preserve"> aanwezig te zijn. De beoordeling van mensgelijkenis voor de verschillende statische karakters in de Human Likeness conditie bevatten significante verschillen. </w:t>
      </w:r>
      <w:commentRangeStart w:id="245"/>
      <w:r>
        <w:rPr>
          <w:rFonts w:ascii="Times New Roman" w:hAnsi="Times New Roman" w:cs="Times New Roman"/>
          <w:sz w:val="24"/>
          <w:szCs w:val="24"/>
        </w:rPr>
        <w:t>Dit is in overeenstemming met de resultaten uit het onderzoek van Piwek, McKay en Pollick (2014). Uit verdere (sem) analyse blijkt da</w:t>
      </w:r>
      <w:r w:rsidR="00D47A03">
        <w:rPr>
          <w:rFonts w:ascii="Times New Roman" w:hAnsi="Times New Roman" w:cs="Times New Roman"/>
          <w:sz w:val="24"/>
          <w:szCs w:val="24"/>
        </w:rPr>
        <w:t xml:space="preserve">t de </w:t>
      </w:r>
      <w:r w:rsidR="00D47A03" w:rsidRPr="00D47A03">
        <w:rPr>
          <w:rFonts w:ascii="Times New Roman" w:hAnsi="Times New Roman" w:cs="Times New Roman"/>
          <w:i/>
          <w:iCs/>
          <w:sz w:val="24"/>
          <w:szCs w:val="24"/>
        </w:rPr>
        <w:t>High Quality Man</w:t>
      </w:r>
      <w:r w:rsidR="00D47A03">
        <w:rPr>
          <w:rFonts w:ascii="Times New Roman" w:hAnsi="Times New Roman" w:cs="Times New Roman"/>
          <w:sz w:val="24"/>
          <w:szCs w:val="24"/>
        </w:rPr>
        <w:t xml:space="preserve"> (M=7.345) als meest mensgelijkend werd gepercipieerd door de participanten, respectievelijk gevolgd door de </w:t>
      </w:r>
      <w:r w:rsidR="00D47A03" w:rsidRPr="00D47A03">
        <w:rPr>
          <w:rFonts w:ascii="Times New Roman" w:hAnsi="Times New Roman" w:cs="Times New Roman"/>
          <w:i/>
          <w:iCs/>
          <w:sz w:val="24"/>
          <w:szCs w:val="24"/>
        </w:rPr>
        <w:t>Low Quality Man</w:t>
      </w:r>
      <w:r w:rsidR="00D47A03">
        <w:rPr>
          <w:rFonts w:ascii="Times New Roman" w:hAnsi="Times New Roman" w:cs="Times New Roman"/>
          <w:sz w:val="24"/>
          <w:szCs w:val="24"/>
        </w:rPr>
        <w:t xml:space="preserve"> (M=6.857), de </w:t>
      </w:r>
      <w:r w:rsidR="00D47A03" w:rsidRPr="00D47A03">
        <w:rPr>
          <w:rFonts w:ascii="Times New Roman" w:hAnsi="Times New Roman" w:cs="Times New Roman"/>
          <w:i/>
          <w:iCs/>
          <w:sz w:val="24"/>
          <w:szCs w:val="24"/>
        </w:rPr>
        <w:t>Skeleton</w:t>
      </w:r>
      <w:r w:rsidR="00D47A03">
        <w:rPr>
          <w:rFonts w:ascii="Times New Roman" w:hAnsi="Times New Roman" w:cs="Times New Roman"/>
          <w:sz w:val="24"/>
          <w:szCs w:val="24"/>
        </w:rPr>
        <w:t xml:space="preserve"> (M=6.286), de </w:t>
      </w:r>
      <w:r w:rsidR="00D47A03" w:rsidRPr="00D47A03">
        <w:rPr>
          <w:rFonts w:ascii="Times New Roman" w:hAnsi="Times New Roman" w:cs="Times New Roman"/>
          <w:i/>
          <w:iCs/>
          <w:sz w:val="24"/>
          <w:szCs w:val="24"/>
        </w:rPr>
        <w:t>Zombie</w:t>
      </w:r>
      <w:r w:rsidR="00D47A03">
        <w:rPr>
          <w:rFonts w:ascii="Times New Roman" w:hAnsi="Times New Roman" w:cs="Times New Roman"/>
          <w:sz w:val="24"/>
          <w:szCs w:val="24"/>
        </w:rPr>
        <w:t xml:space="preserve"> (M=4.408), de </w:t>
      </w:r>
      <w:r w:rsidR="00D47A03" w:rsidRPr="00D47A03">
        <w:rPr>
          <w:rFonts w:ascii="Times New Roman" w:hAnsi="Times New Roman" w:cs="Times New Roman"/>
          <w:i/>
          <w:iCs/>
          <w:sz w:val="24"/>
          <w:szCs w:val="24"/>
        </w:rPr>
        <w:t>Mannequin</w:t>
      </w:r>
      <w:r w:rsidR="00D47A03">
        <w:rPr>
          <w:rFonts w:ascii="Times New Roman" w:hAnsi="Times New Roman" w:cs="Times New Roman"/>
          <w:sz w:val="24"/>
          <w:szCs w:val="24"/>
        </w:rPr>
        <w:t xml:space="preserve"> (M=3.633), de </w:t>
      </w:r>
      <w:r w:rsidR="00D47A03" w:rsidRPr="00D47A03">
        <w:rPr>
          <w:rFonts w:ascii="Times New Roman" w:hAnsi="Times New Roman" w:cs="Times New Roman"/>
          <w:i/>
          <w:iCs/>
          <w:sz w:val="24"/>
          <w:szCs w:val="24"/>
        </w:rPr>
        <w:t>Toy Robot</w:t>
      </w:r>
      <w:r w:rsidR="00D47A03">
        <w:rPr>
          <w:rFonts w:ascii="Times New Roman" w:hAnsi="Times New Roman" w:cs="Times New Roman"/>
          <w:sz w:val="24"/>
          <w:szCs w:val="24"/>
        </w:rPr>
        <w:t xml:space="preserve"> (M=2.449) en als laatste de </w:t>
      </w:r>
      <w:r w:rsidR="00D47A03" w:rsidRPr="00D47A03">
        <w:rPr>
          <w:rFonts w:ascii="Times New Roman" w:hAnsi="Times New Roman" w:cs="Times New Roman"/>
          <w:i/>
          <w:iCs/>
          <w:sz w:val="24"/>
          <w:szCs w:val="24"/>
        </w:rPr>
        <w:t>Battle Robot</w:t>
      </w:r>
      <w:r w:rsidR="00D47A03">
        <w:rPr>
          <w:rFonts w:ascii="Times New Roman" w:hAnsi="Times New Roman" w:cs="Times New Roman"/>
          <w:sz w:val="24"/>
          <w:szCs w:val="24"/>
        </w:rPr>
        <w:t xml:space="preserve"> (M=2.388) (zie tabel 1 in de bijlage). </w:t>
      </w:r>
      <w:commentRangeEnd w:id="245"/>
      <w:r w:rsidR="007B4E39">
        <w:rPr>
          <w:rStyle w:val="CommentReference"/>
        </w:rPr>
        <w:commentReference w:id="245"/>
      </w:r>
    </w:p>
    <w:p w14:paraId="34C8E3FF" w14:textId="19DF8DEC" w:rsidR="000161C1" w:rsidRDefault="000161C1" w:rsidP="00BC4F31">
      <w:pPr>
        <w:spacing w:line="360" w:lineRule="auto"/>
        <w:jc w:val="both"/>
        <w:rPr>
          <w:rFonts w:ascii="Times New Roman" w:hAnsi="Times New Roman" w:cs="Times New Roman"/>
          <w:sz w:val="24"/>
          <w:szCs w:val="24"/>
        </w:rPr>
      </w:pPr>
    </w:p>
    <w:p w14:paraId="305459DF" w14:textId="2F089043" w:rsidR="000161C1" w:rsidRDefault="000161C1" w:rsidP="00BC4F31">
      <w:pPr>
        <w:spacing w:line="360" w:lineRule="auto"/>
        <w:jc w:val="both"/>
        <w:rPr>
          <w:rFonts w:ascii="Times New Roman" w:hAnsi="Times New Roman" w:cs="Times New Roman"/>
          <w:sz w:val="24"/>
          <w:szCs w:val="24"/>
        </w:rPr>
      </w:pPr>
    </w:p>
    <w:p w14:paraId="7693226B" w14:textId="059C5909" w:rsidR="000161C1" w:rsidRDefault="000161C1" w:rsidP="00BC4F31">
      <w:pPr>
        <w:spacing w:line="360" w:lineRule="auto"/>
        <w:jc w:val="both"/>
        <w:rPr>
          <w:rFonts w:ascii="Times New Roman" w:hAnsi="Times New Roman" w:cs="Times New Roman"/>
          <w:sz w:val="24"/>
          <w:szCs w:val="24"/>
        </w:rPr>
      </w:pPr>
    </w:p>
    <w:p w14:paraId="5A1072FA" w14:textId="4417D050" w:rsidR="000161C1" w:rsidRDefault="000161C1" w:rsidP="00BC4F31">
      <w:pPr>
        <w:spacing w:line="360" w:lineRule="auto"/>
        <w:jc w:val="both"/>
        <w:rPr>
          <w:rFonts w:ascii="Times New Roman" w:hAnsi="Times New Roman" w:cs="Times New Roman"/>
          <w:sz w:val="24"/>
          <w:szCs w:val="24"/>
        </w:rPr>
      </w:pPr>
    </w:p>
    <w:p w14:paraId="609F71B1" w14:textId="5FD96AF7" w:rsidR="000161C1" w:rsidRDefault="000161C1" w:rsidP="00BC4F31">
      <w:pPr>
        <w:spacing w:line="360" w:lineRule="auto"/>
        <w:jc w:val="both"/>
        <w:rPr>
          <w:rFonts w:ascii="Times New Roman" w:hAnsi="Times New Roman" w:cs="Times New Roman"/>
          <w:sz w:val="24"/>
          <w:szCs w:val="24"/>
        </w:rPr>
      </w:pPr>
    </w:p>
    <w:p w14:paraId="32E97380" w14:textId="4100D34F" w:rsidR="000161C1" w:rsidRDefault="000161C1" w:rsidP="00BC4F31">
      <w:pPr>
        <w:spacing w:line="360" w:lineRule="auto"/>
        <w:jc w:val="both"/>
        <w:rPr>
          <w:rFonts w:ascii="Times New Roman" w:hAnsi="Times New Roman" w:cs="Times New Roman"/>
          <w:sz w:val="24"/>
          <w:szCs w:val="24"/>
        </w:rPr>
      </w:pPr>
    </w:p>
    <w:p w14:paraId="57B7676C" w14:textId="77777777" w:rsidR="000161C1" w:rsidRPr="00BC4F31" w:rsidRDefault="000161C1" w:rsidP="00BC4F31">
      <w:pPr>
        <w:spacing w:line="360" w:lineRule="auto"/>
        <w:jc w:val="both"/>
        <w:rPr>
          <w:rFonts w:ascii="Times New Roman" w:hAnsi="Times New Roman" w:cs="Times New Roman"/>
          <w:sz w:val="24"/>
          <w:szCs w:val="24"/>
        </w:rPr>
      </w:pPr>
    </w:p>
    <w:p w14:paraId="3E8EE1F2" w14:textId="52300AD7" w:rsidR="00220473" w:rsidRDefault="00BC4F31" w:rsidP="00EB231D">
      <w:pPr>
        <w:spacing w:line="360" w:lineRule="auto"/>
        <w:ind w:firstLine="708"/>
        <w:jc w:val="both"/>
        <w:rPr>
          <w:rFonts w:ascii="Times New Roman" w:hAnsi="Times New Roman" w:cs="Times New Roman"/>
          <w:sz w:val="24"/>
          <w:szCs w:val="24"/>
        </w:rPr>
      </w:pPr>
      <w:r w:rsidRPr="005E309A">
        <w:rPr>
          <w:rFonts w:ascii="Times New Roman" w:hAnsi="Times New Roman" w:cs="Times New Roman"/>
          <w:sz w:val="24"/>
          <w:szCs w:val="24"/>
        </w:rPr>
        <w:t>Echter</w:t>
      </w:r>
      <w:r>
        <w:rPr>
          <w:rFonts w:ascii="Times New Roman" w:hAnsi="Times New Roman" w:cs="Times New Roman"/>
          <w:sz w:val="24"/>
          <w:szCs w:val="24"/>
        </w:rPr>
        <w:t xml:space="preserve"> is </w:t>
      </w:r>
      <w:r w:rsidRPr="005E309A">
        <w:rPr>
          <w:rFonts w:ascii="Times New Roman" w:hAnsi="Times New Roman" w:cs="Times New Roman"/>
          <w:sz w:val="24"/>
          <w:szCs w:val="24"/>
        </w:rPr>
        <w:t xml:space="preserve">de motivatie om zo dicht mogelijk bij de originele karakters te blijven betwistbaar. Dit doordat de voorbeelden van Mori (1970) enkel metaforisch bedoeld </w:t>
      </w:r>
      <w:r w:rsidRPr="005E309A">
        <w:rPr>
          <w:rFonts w:ascii="Times New Roman" w:hAnsi="Times New Roman" w:cs="Times New Roman"/>
          <w:sz w:val="24"/>
          <w:szCs w:val="24"/>
        </w:rPr>
        <w:lastRenderedPageBreak/>
        <w:t>waren en niet op empirische evidentie berusten (Kätsyri et al.,2015).</w:t>
      </w:r>
      <w:r>
        <w:rPr>
          <w:rFonts w:ascii="Times New Roman" w:hAnsi="Times New Roman" w:cs="Times New Roman"/>
          <w:sz w:val="24"/>
          <w:szCs w:val="24"/>
        </w:rPr>
        <w:t xml:space="preserve"> D</w:t>
      </w:r>
      <w:r w:rsidRPr="00E70539">
        <w:rPr>
          <w:rFonts w:ascii="Times New Roman" w:hAnsi="Times New Roman" w:cs="Times New Roman"/>
          <w:sz w:val="24"/>
          <w:szCs w:val="24"/>
        </w:rPr>
        <w:t>aarboveno</w:t>
      </w:r>
      <w:r>
        <w:rPr>
          <w:rFonts w:ascii="Times New Roman" w:hAnsi="Times New Roman" w:cs="Times New Roman"/>
          <w:sz w:val="24"/>
          <w:szCs w:val="24"/>
        </w:rPr>
        <w:t>p draagt het onderzoeken van deze hypothetische karakteristieken niet bij aan de uitdagingen waar het domein van Human-Robot-Interactie de dag van vandaag voor staat. Hier dient in toekomstig onderzoek rekening mee gehouden te worden. Toekomstige studies kunnen zich focussen op het uitbreiden van de pool aan karakters gebruikt bij dit onderzoek</w:t>
      </w:r>
      <w:r w:rsidR="006A4144">
        <w:rPr>
          <w:rFonts w:ascii="Times New Roman" w:hAnsi="Times New Roman" w:cs="Times New Roman"/>
          <w:sz w:val="24"/>
          <w:szCs w:val="24"/>
        </w:rPr>
        <w:t xml:space="preserve">, </w:t>
      </w:r>
      <w:r>
        <w:rPr>
          <w:rFonts w:ascii="Times New Roman" w:hAnsi="Times New Roman" w:cs="Times New Roman"/>
          <w:sz w:val="24"/>
          <w:szCs w:val="24"/>
        </w:rPr>
        <w:t>alsook het onderzoek van Piwek, Mckay en Pollock (2013). Er kan een nieuwe set van karakteristieken ontwikkeld worden die dichter aansluit bij de uitdagingen waarmee het domein van Human-</w:t>
      </w:r>
      <w:r w:rsidR="00220473">
        <w:rPr>
          <w:rFonts w:ascii="Times New Roman" w:hAnsi="Times New Roman" w:cs="Times New Roman"/>
          <w:sz w:val="24"/>
          <w:szCs w:val="24"/>
        </w:rPr>
        <w:t>Robot</w:t>
      </w:r>
      <w:r>
        <w:rPr>
          <w:rFonts w:ascii="Times New Roman" w:hAnsi="Times New Roman" w:cs="Times New Roman"/>
          <w:sz w:val="24"/>
          <w:szCs w:val="24"/>
        </w:rPr>
        <w:t xml:space="preserve"> Interaction de dag van vandaag mee te maken heeft.</w:t>
      </w:r>
      <w:r w:rsidR="00220473">
        <w:rPr>
          <w:rFonts w:ascii="Times New Roman" w:hAnsi="Times New Roman" w:cs="Times New Roman"/>
          <w:sz w:val="24"/>
          <w:szCs w:val="24"/>
        </w:rPr>
        <w:t xml:space="preserve"> Uit onderzoek van McDonnell, Bredit en Bülthof (2012)</w:t>
      </w:r>
      <w:r w:rsidR="006A4144">
        <w:rPr>
          <w:rFonts w:ascii="Times New Roman" w:hAnsi="Times New Roman" w:cs="Times New Roman"/>
          <w:sz w:val="24"/>
          <w:szCs w:val="24"/>
        </w:rPr>
        <w:t xml:space="preserve"> blijkt namelijk dat beweging in gezichtsuitdrukkingen bij een serie van mensachtige gezichten, </w:t>
      </w:r>
      <w:r w:rsidR="0018460D">
        <w:rPr>
          <w:rFonts w:ascii="Times New Roman" w:hAnsi="Times New Roman" w:cs="Times New Roman"/>
          <w:sz w:val="24"/>
          <w:szCs w:val="24"/>
        </w:rPr>
        <w:t>gaande</w:t>
      </w:r>
      <w:r w:rsidR="006A4144">
        <w:rPr>
          <w:rFonts w:ascii="Times New Roman" w:hAnsi="Times New Roman" w:cs="Times New Roman"/>
          <w:sz w:val="24"/>
          <w:szCs w:val="24"/>
        </w:rPr>
        <w:t xml:space="preserve"> van basale gezichtsvormen tot </w:t>
      </w:r>
      <w:r w:rsidR="00194654">
        <w:rPr>
          <w:rFonts w:ascii="Times New Roman" w:hAnsi="Times New Roman" w:cs="Times New Roman"/>
          <w:sz w:val="24"/>
          <w:szCs w:val="24"/>
        </w:rPr>
        <w:t>sterk gedetailleerde gezichten,</w:t>
      </w:r>
      <w:r w:rsidR="0018460D">
        <w:rPr>
          <w:rFonts w:ascii="Times New Roman" w:hAnsi="Times New Roman" w:cs="Times New Roman"/>
          <w:sz w:val="24"/>
          <w:szCs w:val="24"/>
        </w:rPr>
        <w:t xml:space="preserve"> wel een uncanny valley fenomeen teweeg brengen</w:t>
      </w:r>
      <w:r w:rsidR="00045450" w:rsidRPr="00045450">
        <w:rPr>
          <w:rFonts w:ascii="Times New Roman" w:hAnsi="Times New Roman" w:cs="Times New Roman"/>
          <w:strike/>
          <w:color w:val="FF0000"/>
          <w:sz w:val="24"/>
          <w:szCs w:val="24"/>
        </w:rPr>
        <w:t xml:space="preserve"> </w:t>
      </w:r>
      <w:r w:rsidR="00045450" w:rsidRPr="00C65A88">
        <w:rPr>
          <w:rFonts w:ascii="Times New Roman" w:hAnsi="Times New Roman" w:cs="Times New Roman"/>
          <w:strike/>
          <w:color w:val="FF0000"/>
          <w:sz w:val="24"/>
          <w:szCs w:val="24"/>
        </w:rPr>
        <w:t>Dit is waarom er nog een extra uitbreiding zal worden toegevoegd aan deze studie bovenop het gebruik van een set van nieuwe stimuli. Deze uitbreiding zal bestaan uit de beoordeling van affiniteit, geconceptualiseerd als het gevoel van verwantschap met de te observeren stimuli. Er wordt verwacht dat het effect op aanvaarding gemedieerd wordt door beoordeling van affiniteit (H5</w:t>
      </w:r>
      <w:r w:rsidR="00045450">
        <w:rPr>
          <w:rFonts w:ascii="Times New Roman" w:hAnsi="Times New Roman" w:cs="Times New Roman"/>
          <w:sz w:val="24"/>
          <w:szCs w:val="24"/>
        </w:rPr>
        <w:t>).</w:t>
      </w:r>
      <w:r w:rsidR="0018460D">
        <w:rPr>
          <w:rFonts w:ascii="Times New Roman" w:hAnsi="Times New Roman" w:cs="Times New Roman"/>
          <w:sz w:val="24"/>
          <w:szCs w:val="24"/>
        </w:rPr>
        <w:t>.</w:t>
      </w:r>
    </w:p>
    <w:p w14:paraId="36683456" w14:textId="4C14AE5A" w:rsidR="002855D5" w:rsidRDefault="002855D5" w:rsidP="00197902">
      <w:pPr>
        <w:spacing w:line="360" w:lineRule="auto"/>
        <w:jc w:val="both"/>
        <w:rPr>
          <w:rFonts w:ascii="Times New Roman" w:hAnsi="Times New Roman" w:cs="Times New Roman"/>
          <w:sz w:val="24"/>
          <w:szCs w:val="24"/>
        </w:rPr>
      </w:pPr>
    </w:p>
    <w:p w14:paraId="5071874A" w14:textId="2E5FFE7F" w:rsidR="00197902" w:rsidRDefault="00197902" w:rsidP="00197902">
      <w:pPr>
        <w:spacing w:line="360" w:lineRule="auto"/>
        <w:jc w:val="both"/>
        <w:rPr>
          <w:rFonts w:ascii="Times New Roman" w:hAnsi="Times New Roman" w:cs="Times New Roman"/>
          <w:sz w:val="24"/>
          <w:szCs w:val="24"/>
        </w:rPr>
      </w:pPr>
    </w:p>
    <w:p w14:paraId="33B31518" w14:textId="76BB901F" w:rsidR="00197902" w:rsidRDefault="00197902" w:rsidP="00197902">
      <w:pPr>
        <w:spacing w:line="360" w:lineRule="auto"/>
        <w:jc w:val="both"/>
        <w:rPr>
          <w:rFonts w:ascii="Times New Roman" w:hAnsi="Times New Roman" w:cs="Times New Roman"/>
          <w:sz w:val="24"/>
          <w:szCs w:val="24"/>
        </w:rPr>
      </w:pPr>
      <w:r>
        <w:rPr>
          <w:rFonts w:ascii="Times New Roman" w:hAnsi="Times New Roman" w:cs="Times New Roman"/>
          <w:sz w:val="24"/>
          <w:szCs w:val="24"/>
        </w:rPr>
        <w:t>Bijlage 1 (tabellen)</w:t>
      </w:r>
    </w:p>
    <w:p w14:paraId="27ED6255" w14:textId="208DF6CB" w:rsidR="00197902" w:rsidRDefault="00197902" w:rsidP="00197902">
      <w:pPr>
        <w:spacing w:line="360" w:lineRule="auto"/>
        <w:jc w:val="both"/>
        <w:rPr>
          <w:rFonts w:ascii="Times New Roman" w:hAnsi="Times New Roman" w:cs="Times New Roman"/>
          <w:sz w:val="24"/>
          <w:szCs w:val="24"/>
        </w:rPr>
      </w:pPr>
      <w:r>
        <w:rPr>
          <w:rFonts w:ascii="Times New Roman" w:hAnsi="Times New Roman" w:cs="Times New Roman"/>
          <w:sz w:val="24"/>
          <w:szCs w:val="24"/>
        </w:rPr>
        <w:t>Bijlage 2 (figuren)</w:t>
      </w:r>
    </w:p>
    <w:p w14:paraId="26B927B1" w14:textId="77777777" w:rsidR="00C81941" w:rsidRDefault="00C81941">
      <w:pPr>
        <w:rPr>
          <w:rFonts w:ascii="Times New Roman" w:hAnsi="Times New Roman" w:cs="Times New Roman"/>
          <w:sz w:val="24"/>
          <w:szCs w:val="24"/>
        </w:rPr>
      </w:pPr>
      <w:r>
        <w:rPr>
          <w:rFonts w:ascii="Times New Roman" w:hAnsi="Times New Roman" w:cs="Times New Roman"/>
          <w:sz w:val="24"/>
          <w:szCs w:val="24"/>
        </w:rPr>
        <w:br w:type="page"/>
      </w:r>
    </w:p>
    <w:p w14:paraId="1A4358F6" w14:textId="6137292C" w:rsidR="00AF344E" w:rsidRPr="00AF344E" w:rsidRDefault="00C81941" w:rsidP="00AF344E">
      <w:pPr>
        <w:jc w:val="center"/>
        <w:rPr>
          <w:rFonts w:ascii="Times New Roman" w:hAnsi="Times New Roman" w:cs="Times New Roman"/>
          <w:b/>
          <w:bCs/>
          <w:i/>
          <w:iCs/>
          <w:sz w:val="28"/>
          <w:szCs w:val="28"/>
        </w:rPr>
      </w:pPr>
      <w:r w:rsidRPr="00CB5B1B">
        <w:rPr>
          <w:rFonts w:ascii="Times New Roman" w:hAnsi="Times New Roman" w:cs="Times New Roman"/>
          <w:b/>
          <w:bCs/>
          <w:i/>
          <w:iCs/>
          <w:sz w:val="28"/>
          <w:szCs w:val="28"/>
        </w:rPr>
        <w:lastRenderedPageBreak/>
        <w:t>Referentielijst</w:t>
      </w:r>
    </w:p>
    <w:p w14:paraId="24B8A492" w14:textId="77777777" w:rsidR="00AF344E" w:rsidRPr="00AE490D" w:rsidRDefault="00AF344E" w:rsidP="00EA1B18">
      <w:pPr>
        <w:rPr>
          <w:rFonts w:ascii="Times New Roman" w:hAnsi="Times New Roman" w:cs="Times New Roman"/>
          <w:sz w:val="24"/>
          <w:szCs w:val="24"/>
        </w:rPr>
      </w:pPr>
    </w:p>
    <w:p w14:paraId="5A8E284A" w14:textId="77777777" w:rsidR="00AF344E" w:rsidRPr="00CB5B1B" w:rsidRDefault="00AF344E" w:rsidP="00AE490D">
      <w:pPr>
        <w:widowControl w:val="0"/>
        <w:spacing w:line="360" w:lineRule="auto"/>
        <w:ind w:left="766" w:hanging="709"/>
        <w:jc w:val="both"/>
        <w:rPr>
          <w:rFonts w:ascii="Times New Roman" w:hAnsi="Times New Roman" w:cs="Times New Roman"/>
          <w:sz w:val="24"/>
          <w:szCs w:val="24"/>
          <w:lang w:val="en-GB"/>
        </w:rPr>
      </w:pPr>
      <w:r w:rsidRPr="00AE490D">
        <w:rPr>
          <w:rFonts w:ascii="Times New Roman" w:hAnsi="Times New Roman" w:cs="Times New Roman"/>
          <w:sz w:val="24"/>
          <w:szCs w:val="24"/>
        </w:rPr>
        <w:t xml:space="preserve">Atkeson, C.G., Hale, J.G., Pollick, F., Riley,M., Kotosaka,S., Schaul,S., Shibata,T., Tevatia, G., Ude, A., Vijayakumar, S., Kawato, E., Kawato, M.(2000). </w:t>
      </w:r>
      <w:r w:rsidRPr="00CB5B1B">
        <w:rPr>
          <w:rFonts w:ascii="Times New Roman" w:hAnsi="Times New Roman" w:cs="Times New Roman"/>
          <w:sz w:val="24"/>
          <w:szCs w:val="24"/>
          <w:lang w:val="en-GB"/>
        </w:rPr>
        <w:t xml:space="preserve">Using humanoid robots to study human behaviour. </w:t>
      </w:r>
      <w:r w:rsidRPr="00CB5B1B">
        <w:rPr>
          <w:rFonts w:ascii="Times New Roman" w:hAnsi="Times New Roman" w:cs="Times New Roman"/>
          <w:i/>
          <w:iCs/>
          <w:sz w:val="24"/>
          <w:szCs w:val="24"/>
          <w:lang w:val="en-GB"/>
        </w:rPr>
        <w:t>IEEE Intelligent Systems and their Applications</w:t>
      </w:r>
      <w:r w:rsidRPr="00CB5B1B">
        <w:rPr>
          <w:rFonts w:ascii="Times New Roman" w:hAnsi="Times New Roman" w:cs="Times New Roman"/>
          <w:sz w:val="24"/>
          <w:szCs w:val="24"/>
          <w:lang w:val="en-GB"/>
        </w:rPr>
        <w:t>,</w:t>
      </w:r>
      <w:r w:rsidRPr="00CB5B1B">
        <w:rPr>
          <w:rFonts w:ascii="Times New Roman" w:hAnsi="Times New Roman" w:cs="Times New Roman"/>
          <w:i/>
          <w:iCs/>
          <w:sz w:val="24"/>
          <w:szCs w:val="24"/>
          <w:lang w:val="en-GB"/>
        </w:rPr>
        <w:t>15(4),</w:t>
      </w:r>
      <w:r w:rsidRPr="00CB5B1B">
        <w:rPr>
          <w:rFonts w:ascii="Times New Roman" w:hAnsi="Times New Roman" w:cs="Times New Roman"/>
          <w:sz w:val="24"/>
          <w:szCs w:val="24"/>
          <w:lang w:val="en-GB"/>
        </w:rPr>
        <w:t>46-56. doi: 10.1109/5254.867912</w:t>
      </w:r>
    </w:p>
    <w:p w14:paraId="1AAC8204" w14:textId="77777777" w:rsidR="00AF344E" w:rsidRPr="00CB5B1B" w:rsidRDefault="00AF344E" w:rsidP="00AE490D">
      <w:pPr>
        <w:widowControl w:val="0"/>
        <w:spacing w:line="360" w:lineRule="auto"/>
        <w:ind w:left="766" w:hanging="709"/>
        <w:jc w:val="both"/>
        <w:rPr>
          <w:rFonts w:ascii="Times New Roman" w:hAnsi="Times New Roman" w:cs="Times New Roman"/>
          <w:sz w:val="24"/>
          <w:szCs w:val="24"/>
          <w:lang w:val="en-GB"/>
        </w:rPr>
      </w:pPr>
      <w:r w:rsidRPr="00CB5B1B">
        <w:rPr>
          <w:rFonts w:ascii="Times New Roman" w:hAnsi="Times New Roman" w:cs="Times New Roman"/>
          <w:sz w:val="24"/>
          <w:szCs w:val="24"/>
          <w:lang w:val="en-GB"/>
        </w:rPr>
        <w:t>Bartneck, C., Forlizzi, J. (2004). A Design-Centered Framework for social Human-Robot Interaction. RO-MAN 2004. 13th IEEE International Workshop on Robot and Human Interactive Communication (IEEE Catalog No.04TH8759), Kurashiki, Okayama, Japan. 591-594.</w:t>
      </w:r>
      <w:r>
        <w:rPr>
          <w:rFonts w:ascii="Times New Roman" w:hAnsi="Times New Roman" w:cs="Times New Roman"/>
          <w:sz w:val="24"/>
          <w:szCs w:val="24"/>
          <w:lang w:val="en-GB"/>
        </w:rPr>
        <w:t xml:space="preserve"> </w:t>
      </w:r>
      <w:r w:rsidRPr="00CB5B1B">
        <w:rPr>
          <w:rFonts w:ascii="Times New Roman" w:hAnsi="Times New Roman" w:cs="Times New Roman"/>
          <w:sz w:val="24"/>
          <w:szCs w:val="24"/>
          <w:lang w:val="en-GB"/>
        </w:rPr>
        <w:t xml:space="preserve">doi: 10.1109/ROMAN.2004.1374827 </w:t>
      </w:r>
    </w:p>
    <w:p w14:paraId="670492D7" w14:textId="77777777" w:rsidR="00AF344E" w:rsidRPr="0094641B" w:rsidRDefault="00AF344E" w:rsidP="00AE490D">
      <w:pPr>
        <w:widowControl w:val="0"/>
        <w:spacing w:line="360" w:lineRule="auto"/>
        <w:ind w:left="766" w:hanging="709"/>
        <w:jc w:val="both"/>
        <w:rPr>
          <w:rFonts w:ascii="Times New Roman" w:hAnsi="Times New Roman" w:cs="Times New Roman"/>
          <w:sz w:val="24"/>
          <w:szCs w:val="24"/>
        </w:rPr>
      </w:pPr>
      <w:r w:rsidRPr="00CB5B1B">
        <w:rPr>
          <w:rFonts w:ascii="Times New Roman" w:hAnsi="Times New Roman" w:cs="Times New Roman"/>
          <w:sz w:val="24"/>
          <w:szCs w:val="24"/>
          <w:lang w:val="en-GB"/>
        </w:rPr>
        <w:t xml:space="preserve">Breazeal, C., Takanishi, A., Kobayashi, T. (2016). Social Robotics. In B. Siciliano, K. Oussama (Red.), </w:t>
      </w:r>
      <w:r w:rsidRPr="00E11B97">
        <w:rPr>
          <w:rFonts w:ascii="Times New Roman" w:hAnsi="Times New Roman" w:cs="Times New Roman"/>
          <w:i/>
          <w:iCs/>
          <w:sz w:val="24"/>
          <w:szCs w:val="24"/>
          <w:lang w:val="en-GB"/>
        </w:rPr>
        <w:t>Springer</w:t>
      </w:r>
      <w:r>
        <w:rPr>
          <w:rFonts w:ascii="Times New Roman" w:hAnsi="Times New Roman" w:cs="Times New Roman"/>
          <w:sz w:val="24"/>
          <w:szCs w:val="24"/>
          <w:lang w:val="en-GB"/>
        </w:rPr>
        <w:t xml:space="preserve"> </w:t>
      </w:r>
      <w:r w:rsidRPr="00CB5B1B">
        <w:rPr>
          <w:rFonts w:ascii="Times New Roman" w:hAnsi="Times New Roman" w:cs="Times New Roman"/>
          <w:i/>
          <w:iCs/>
          <w:sz w:val="24"/>
          <w:szCs w:val="24"/>
          <w:lang w:val="en-GB"/>
        </w:rPr>
        <w:t xml:space="preserve">Handbook of Robotics </w:t>
      </w:r>
      <w:r w:rsidRPr="00CB5B1B">
        <w:rPr>
          <w:rFonts w:ascii="Times New Roman" w:hAnsi="Times New Roman" w:cs="Times New Roman"/>
          <w:sz w:val="24"/>
          <w:szCs w:val="24"/>
          <w:lang w:val="en-GB"/>
        </w:rPr>
        <w:t>(2)</w:t>
      </w:r>
      <w:r>
        <w:rPr>
          <w:rFonts w:ascii="Times New Roman" w:hAnsi="Times New Roman" w:cs="Times New Roman"/>
          <w:sz w:val="24"/>
          <w:szCs w:val="24"/>
          <w:lang w:val="en-GB"/>
        </w:rPr>
        <w:t xml:space="preserve"> </w:t>
      </w:r>
      <w:r w:rsidRPr="00CB5B1B">
        <w:rPr>
          <w:rFonts w:ascii="Times New Roman" w:hAnsi="Times New Roman" w:cs="Times New Roman"/>
          <w:sz w:val="24"/>
          <w:szCs w:val="24"/>
          <w:lang w:val="en-GB"/>
        </w:rPr>
        <w:t xml:space="preserve">(pp.1935-1972). </w:t>
      </w:r>
      <w:bookmarkStart w:id="246" w:name="_Hlk43116876"/>
      <w:r w:rsidRPr="0094641B">
        <w:rPr>
          <w:rFonts w:ascii="Times New Roman" w:hAnsi="Times New Roman" w:cs="Times New Roman"/>
          <w:sz w:val="24"/>
          <w:szCs w:val="24"/>
        </w:rPr>
        <w:t xml:space="preserve">Heidelberg, Duitsland: Springer-Verlag. </w:t>
      </w:r>
      <w:r w:rsidRPr="0094641B">
        <w:t>DOI 10.1007/978-3-319-32552-1</w:t>
      </w:r>
    </w:p>
    <w:bookmarkEnd w:id="246"/>
    <w:p w14:paraId="35823592" w14:textId="77777777" w:rsidR="00AF344E" w:rsidRPr="00CB5B1B" w:rsidRDefault="00AF344E" w:rsidP="00AE490D">
      <w:pPr>
        <w:widowControl w:val="0"/>
        <w:spacing w:line="360" w:lineRule="auto"/>
        <w:ind w:left="766" w:hanging="709"/>
        <w:jc w:val="both"/>
        <w:rPr>
          <w:rFonts w:ascii="Times New Roman" w:hAnsi="Times New Roman" w:cs="Times New Roman"/>
          <w:sz w:val="24"/>
          <w:szCs w:val="24"/>
          <w:lang w:val="en-GB"/>
        </w:rPr>
      </w:pPr>
      <w:r w:rsidRPr="0094641B">
        <w:rPr>
          <w:rFonts w:ascii="Times New Roman" w:hAnsi="Times New Roman" w:cs="Times New Roman"/>
          <w:sz w:val="24"/>
          <w:szCs w:val="24"/>
        </w:rPr>
        <w:t xml:space="preserve">Brenton, H., Gillies, M.; Ballin, D., Chatting, D. (2005). </w:t>
      </w:r>
      <w:r w:rsidRPr="00CB5B1B">
        <w:rPr>
          <w:rFonts w:ascii="Times New Roman" w:hAnsi="Times New Roman" w:cs="Times New Roman"/>
          <w:sz w:val="24"/>
          <w:szCs w:val="24"/>
          <w:lang w:val="en-GB"/>
        </w:rPr>
        <w:t>The uncanny valley: does it exist. In: 19th British HCI Group Annual Conference: workshop on human-animated character interaction.</w:t>
      </w:r>
    </w:p>
    <w:p w14:paraId="5F4DF85B" w14:textId="77777777" w:rsidR="00AF344E" w:rsidRPr="00AE490D" w:rsidRDefault="00AF344E" w:rsidP="00AE490D">
      <w:pPr>
        <w:widowControl w:val="0"/>
        <w:spacing w:line="360" w:lineRule="auto"/>
        <w:ind w:left="766" w:hanging="709"/>
        <w:jc w:val="both"/>
        <w:rPr>
          <w:rFonts w:ascii="Times New Roman" w:hAnsi="Times New Roman" w:cs="Times New Roman"/>
          <w:sz w:val="24"/>
          <w:szCs w:val="24"/>
        </w:rPr>
      </w:pPr>
      <w:r w:rsidRPr="002855D5">
        <w:rPr>
          <w:rFonts w:ascii="Times New Roman" w:hAnsi="Times New Roman" w:cs="Times New Roman"/>
          <w:sz w:val="24"/>
          <w:szCs w:val="24"/>
          <w:lang w:val="es-ES"/>
        </w:rPr>
        <w:t xml:space="preserve">Brioso, R.G., Reddy, B. (2011). </w:t>
      </w:r>
      <w:r w:rsidRPr="00CB5B1B">
        <w:rPr>
          <w:rFonts w:ascii="Times New Roman" w:hAnsi="Times New Roman" w:cs="Times New Roman"/>
          <w:sz w:val="24"/>
          <w:szCs w:val="24"/>
          <w:lang w:val="en-GB"/>
        </w:rPr>
        <w:t>Automated and Generic Finite Element Analysis for Industrial Robot Design.</w:t>
      </w:r>
      <w:r>
        <w:rPr>
          <w:rFonts w:ascii="Times New Roman" w:hAnsi="Times New Roman" w:cs="Times New Roman"/>
          <w:sz w:val="24"/>
          <w:szCs w:val="24"/>
          <w:lang w:val="en-GB"/>
        </w:rPr>
        <w:t xml:space="preserve"> </w:t>
      </w:r>
      <w:r w:rsidRPr="00032588">
        <w:rPr>
          <w:rFonts w:ascii="Times New Roman" w:hAnsi="Times New Roman" w:cs="Times New Roman"/>
          <w:sz w:val="24"/>
          <w:szCs w:val="24"/>
        </w:rPr>
        <w:t xml:space="preserve">(Masterscriptie). </w:t>
      </w:r>
      <w:r w:rsidRPr="00CB5B1B">
        <w:rPr>
          <w:rFonts w:ascii="Times New Roman" w:hAnsi="Times New Roman" w:cs="Times New Roman"/>
          <w:sz w:val="24"/>
          <w:szCs w:val="24"/>
        </w:rPr>
        <w:t xml:space="preserve">Geraadpleegd van </w:t>
      </w:r>
      <w:hyperlink r:id="rId20" w:history="1">
        <w:r w:rsidRPr="00CB5B1B">
          <w:rPr>
            <w:rFonts w:ascii="Times New Roman" w:hAnsi="Times New Roman" w:cs="Times New Roman"/>
            <w:sz w:val="24"/>
            <w:szCs w:val="24"/>
          </w:rPr>
          <w:t>https://pdfs.semanticscholar.org/ec96/27d9dd6d9b17657ed4b70a0a98cb79f71728.pdf</w:t>
        </w:r>
      </w:hyperlink>
    </w:p>
    <w:p w14:paraId="4D3D9E7D" w14:textId="77777777" w:rsidR="00AF344E" w:rsidRPr="00AE490D" w:rsidRDefault="00AF344E" w:rsidP="00AE490D">
      <w:pPr>
        <w:widowControl w:val="0"/>
        <w:spacing w:line="360" w:lineRule="auto"/>
        <w:ind w:left="766" w:hanging="709"/>
        <w:jc w:val="both"/>
        <w:rPr>
          <w:rFonts w:ascii="Times New Roman" w:hAnsi="Times New Roman" w:cs="Times New Roman"/>
          <w:sz w:val="24"/>
          <w:szCs w:val="24"/>
          <w:lang w:val="de-DE"/>
        </w:rPr>
      </w:pPr>
      <w:r w:rsidRPr="00AE490D">
        <w:rPr>
          <w:rFonts w:ascii="Times New Roman" w:hAnsi="Times New Roman" w:cs="Times New Roman"/>
          <w:sz w:val="24"/>
          <w:szCs w:val="24"/>
        </w:rPr>
        <w:t xml:space="preserve">Brooks, R.A., Stein, L.A.,(1994). </w:t>
      </w:r>
      <w:r w:rsidRPr="00B32B88">
        <w:rPr>
          <w:rFonts w:ascii="Times New Roman" w:hAnsi="Times New Roman" w:cs="Times New Roman"/>
          <w:sz w:val="24"/>
          <w:szCs w:val="24"/>
          <w:lang w:val="en-GB"/>
        </w:rPr>
        <w:t>Building brains fo</w:t>
      </w:r>
      <w:r>
        <w:rPr>
          <w:rFonts w:ascii="Times New Roman" w:hAnsi="Times New Roman" w:cs="Times New Roman"/>
          <w:sz w:val="24"/>
          <w:szCs w:val="24"/>
          <w:lang w:val="en-GB"/>
        </w:rPr>
        <w:t xml:space="preserve">r bodies. </w:t>
      </w:r>
      <w:r w:rsidRPr="00B32B88">
        <w:rPr>
          <w:rFonts w:ascii="Times New Roman" w:hAnsi="Times New Roman" w:cs="Times New Roman"/>
          <w:i/>
          <w:iCs/>
          <w:sz w:val="24"/>
          <w:szCs w:val="24"/>
          <w:lang w:val="en-GB"/>
        </w:rPr>
        <w:t>Autonomous Robots</w:t>
      </w:r>
      <w:r>
        <w:rPr>
          <w:rFonts w:ascii="Times New Roman" w:hAnsi="Times New Roman" w:cs="Times New Roman"/>
          <w:i/>
          <w:iCs/>
          <w:sz w:val="24"/>
          <w:szCs w:val="24"/>
          <w:lang w:val="en-GB"/>
        </w:rPr>
        <w:t>,</w:t>
      </w:r>
      <w:r w:rsidRPr="00B32B88">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7-25. </w:t>
      </w:r>
      <w:hyperlink r:id="rId21" w:history="1">
        <w:r w:rsidRPr="00AE490D">
          <w:rPr>
            <w:rFonts w:ascii="Times New Roman" w:hAnsi="Times New Roman" w:cs="Times New Roman"/>
            <w:sz w:val="24"/>
            <w:szCs w:val="24"/>
            <w:lang w:val="de-DE"/>
          </w:rPr>
          <w:t>https://doi.org/10.1007/BF00735340</w:t>
        </w:r>
      </w:hyperlink>
      <w:r w:rsidRPr="00AE490D">
        <w:rPr>
          <w:rFonts w:ascii="Times New Roman" w:hAnsi="Times New Roman" w:cs="Times New Roman"/>
          <w:sz w:val="24"/>
          <w:szCs w:val="24"/>
          <w:lang w:val="de-DE"/>
        </w:rPr>
        <w:t>.</w:t>
      </w:r>
    </w:p>
    <w:p w14:paraId="4FF5FCAC" w14:textId="77777777" w:rsidR="00AF344E" w:rsidRDefault="00AF344E" w:rsidP="00AE490D">
      <w:pPr>
        <w:widowControl w:val="0"/>
        <w:spacing w:line="360" w:lineRule="auto"/>
        <w:ind w:left="766" w:hanging="709"/>
        <w:jc w:val="both"/>
        <w:rPr>
          <w:rFonts w:ascii="Times New Roman" w:hAnsi="Times New Roman" w:cs="Times New Roman"/>
          <w:sz w:val="24"/>
          <w:szCs w:val="24"/>
          <w:lang w:val="en-GB"/>
        </w:rPr>
      </w:pPr>
      <w:r w:rsidRPr="001E2D1B">
        <w:rPr>
          <w:rFonts w:ascii="Times New Roman" w:hAnsi="Times New Roman" w:cs="Times New Roman"/>
          <w:sz w:val="24"/>
          <w:szCs w:val="24"/>
          <w:lang w:val="de-DE"/>
        </w:rPr>
        <w:t xml:space="preserve">Cheetham, M., Suter, P., Jäncke, L. (2011). </w:t>
      </w:r>
      <w:r w:rsidRPr="00A90814">
        <w:rPr>
          <w:rFonts w:ascii="Times New Roman" w:hAnsi="Times New Roman" w:cs="Times New Roman"/>
          <w:sz w:val="24"/>
          <w:szCs w:val="24"/>
          <w:lang w:val="en-GB"/>
        </w:rPr>
        <w:t>The human likeness dimension of the “uncanny valley hypothesis”: behavioral and functional MRI findings.</w:t>
      </w:r>
      <w:r>
        <w:rPr>
          <w:rFonts w:ascii="Times New Roman" w:hAnsi="Times New Roman" w:cs="Times New Roman"/>
          <w:sz w:val="24"/>
          <w:szCs w:val="24"/>
          <w:lang w:val="en-GB"/>
        </w:rPr>
        <w:t xml:space="preserve"> </w:t>
      </w:r>
      <w:r w:rsidRPr="00017EED">
        <w:rPr>
          <w:rFonts w:ascii="Times New Roman" w:hAnsi="Times New Roman" w:cs="Times New Roman"/>
          <w:i/>
          <w:iCs/>
          <w:sz w:val="24"/>
          <w:szCs w:val="24"/>
          <w:lang w:val="en-GB"/>
        </w:rPr>
        <w:t>Frontiers in Neuroscience</w:t>
      </w:r>
      <w:r>
        <w:rPr>
          <w:rFonts w:ascii="Times New Roman" w:hAnsi="Times New Roman" w:cs="Times New Roman"/>
          <w:i/>
          <w:iCs/>
          <w:sz w:val="24"/>
          <w:szCs w:val="24"/>
          <w:lang w:val="en-GB"/>
        </w:rPr>
        <w:t xml:space="preserve">, </w:t>
      </w:r>
      <w:r w:rsidRPr="00017EED">
        <w:rPr>
          <w:rFonts w:ascii="Times New Roman" w:hAnsi="Times New Roman" w:cs="Times New Roman"/>
          <w:i/>
          <w:iCs/>
          <w:sz w:val="24"/>
          <w:szCs w:val="24"/>
          <w:lang w:val="en-GB"/>
        </w:rPr>
        <w:t>5.</w:t>
      </w:r>
      <w:r>
        <w:rPr>
          <w:rFonts w:ascii="Times New Roman" w:hAnsi="Times New Roman" w:cs="Times New Roman"/>
          <w:sz w:val="24"/>
          <w:szCs w:val="24"/>
          <w:lang w:val="en-GB"/>
        </w:rPr>
        <w:t xml:space="preserve"> </w:t>
      </w:r>
      <w:hyperlink r:id="rId22" w:history="1">
        <w:r w:rsidRPr="00A90814">
          <w:rPr>
            <w:rFonts w:ascii="Times New Roman" w:hAnsi="Times New Roman" w:cs="Times New Roman"/>
            <w:sz w:val="24"/>
            <w:szCs w:val="24"/>
            <w:lang w:val="en-GB"/>
          </w:rPr>
          <w:t>https://doi.org/10.3389/fnhum.2011.00126</w:t>
        </w:r>
      </w:hyperlink>
      <w:r>
        <w:rPr>
          <w:rFonts w:ascii="Times New Roman" w:hAnsi="Times New Roman" w:cs="Times New Roman"/>
          <w:sz w:val="24"/>
          <w:szCs w:val="24"/>
          <w:lang w:val="en-GB"/>
        </w:rPr>
        <w:t xml:space="preserve"> </w:t>
      </w:r>
    </w:p>
    <w:p w14:paraId="2AEB3577" w14:textId="77777777" w:rsidR="00AF344E" w:rsidRPr="00A90814" w:rsidRDefault="00AF344E" w:rsidP="00AE490D">
      <w:pPr>
        <w:widowControl w:val="0"/>
        <w:spacing w:line="360" w:lineRule="auto"/>
        <w:ind w:left="766" w:hanging="709"/>
        <w:jc w:val="both"/>
        <w:rPr>
          <w:rFonts w:ascii="Times New Roman" w:hAnsi="Times New Roman" w:cs="Times New Roman"/>
          <w:sz w:val="24"/>
          <w:szCs w:val="24"/>
          <w:lang w:val="en-GB"/>
        </w:rPr>
      </w:pPr>
      <w:r w:rsidRPr="00A90814">
        <w:rPr>
          <w:rFonts w:ascii="Times New Roman" w:hAnsi="Times New Roman" w:cs="Times New Roman"/>
          <w:sz w:val="24"/>
          <w:szCs w:val="24"/>
          <w:lang w:val="en-GB"/>
        </w:rPr>
        <w:t>Coeckelbergh, M., Pop, C., Simut, R., Peca, A., Pintea, S., David, D., Vanderborght, B. (2016). A Survey of Expectations About the Role of Robots in Robot-Assisted Therapy for Children with ASD: Ethical Acceptability, Trust, Sociability, Appearance, and Attachment. </w:t>
      </w:r>
      <w:r w:rsidRPr="00017EED">
        <w:rPr>
          <w:rFonts w:ascii="Times New Roman" w:hAnsi="Times New Roman" w:cs="Times New Roman"/>
          <w:i/>
          <w:iCs/>
          <w:sz w:val="24"/>
          <w:szCs w:val="24"/>
          <w:lang w:val="en-GB"/>
        </w:rPr>
        <w:t>Science and Engineering Ethics, 22,</w:t>
      </w:r>
      <w:r w:rsidRPr="00A90814">
        <w:rPr>
          <w:rFonts w:ascii="Times New Roman" w:hAnsi="Times New Roman" w:cs="Times New Roman"/>
          <w:sz w:val="24"/>
          <w:szCs w:val="24"/>
          <w:lang w:val="en-GB"/>
        </w:rPr>
        <w:t xml:space="preserve"> 47–65. </w:t>
      </w:r>
      <w:r w:rsidRPr="00A90814">
        <w:rPr>
          <w:rFonts w:ascii="Times New Roman" w:hAnsi="Times New Roman" w:cs="Times New Roman"/>
          <w:sz w:val="24"/>
          <w:szCs w:val="24"/>
          <w:lang w:val="en-GB"/>
        </w:rPr>
        <w:lastRenderedPageBreak/>
        <w:t>https://doi.org/10.1007/s11948-015-9649-x</w:t>
      </w:r>
    </w:p>
    <w:p w14:paraId="1C6EEE0D" w14:textId="77777777" w:rsidR="00AF344E" w:rsidRPr="00CC6D67" w:rsidRDefault="00AF344E" w:rsidP="00AE490D">
      <w:pPr>
        <w:spacing w:after="0" w:line="360" w:lineRule="auto"/>
        <w:ind w:left="709" w:hanging="709"/>
        <w:jc w:val="both"/>
        <w:rPr>
          <w:rFonts w:ascii="Times New Roman" w:hAnsi="Times New Roman" w:cs="Times New Roman"/>
          <w:spacing w:val="4"/>
          <w:sz w:val="24"/>
          <w:szCs w:val="24"/>
          <w:shd w:val="clear" w:color="auto" w:fill="FCFCFC"/>
          <w:lang w:val="en-GB"/>
        </w:rPr>
      </w:pPr>
      <w:r w:rsidRPr="002855D5">
        <w:rPr>
          <w:rFonts w:ascii="Times New Roman" w:hAnsi="Times New Roman" w:cs="Times New Roman"/>
          <w:spacing w:val="4"/>
          <w:sz w:val="24"/>
          <w:szCs w:val="24"/>
          <w:shd w:val="clear" w:color="auto" w:fill="FCFCFC"/>
          <w:lang w:val="en-GB"/>
        </w:rPr>
        <w:t xml:space="preserve">de Kleijn, R., Kachergis, G., Hommel, B. (2014). </w:t>
      </w:r>
      <w:r w:rsidRPr="00CC6D67">
        <w:rPr>
          <w:rFonts w:ascii="Times New Roman" w:hAnsi="Times New Roman" w:cs="Times New Roman"/>
          <w:spacing w:val="4"/>
          <w:sz w:val="24"/>
          <w:szCs w:val="24"/>
          <w:shd w:val="clear" w:color="auto" w:fill="FCFCFC"/>
          <w:lang w:val="en-GB"/>
        </w:rPr>
        <w:t>Robotic Action Control: On the Crossroads of Cognitive Psychology and Cognitive Robotics. In Samani (Red.), Cognitive Robotics.  (pp.171 – 187). Boca Ranton, USA: CRC Press. DOI:</w:t>
      </w:r>
      <w:hyperlink r:id="rId23" w:history="1">
        <w:r w:rsidRPr="00CC6D67">
          <w:rPr>
            <w:rFonts w:ascii="Times New Roman" w:hAnsi="Times New Roman" w:cs="Times New Roman"/>
            <w:spacing w:val="4"/>
            <w:sz w:val="24"/>
            <w:szCs w:val="24"/>
            <w:shd w:val="clear" w:color="auto" w:fill="FCFCFC"/>
            <w:lang w:val="en-GB"/>
          </w:rPr>
          <w:t>10.1201/b19171-16</w:t>
        </w:r>
      </w:hyperlink>
    </w:p>
    <w:p w14:paraId="66AF17B3" w14:textId="77777777" w:rsidR="00AF344E" w:rsidRPr="00A5539A" w:rsidRDefault="00AF344E" w:rsidP="00AE490D">
      <w:pPr>
        <w:spacing w:line="360" w:lineRule="auto"/>
        <w:ind w:left="709" w:hanging="709"/>
        <w:jc w:val="both"/>
        <w:rPr>
          <w:rFonts w:ascii="Times New Roman" w:hAnsi="Times New Roman" w:cs="Times New Roman"/>
          <w:sz w:val="24"/>
          <w:szCs w:val="24"/>
        </w:rPr>
      </w:pPr>
      <w:r w:rsidRPr="00017EED">
        <w:rPr>
          <w:rFonts w:ascii="Times New Roman" w:hAnsi="Times New Roman" w:cs="Times New Roman"/>
          <w:sz w:val="24"/>
          <w:szCs w:val="24"/>
          <w:lang w:val="en-GB"/>
        </w:rPr>
        <w:t xml:space="preserve">Destephe, M., Brandao, M., Kishi, T., Zecca, M., Hashimoto, K., Takanishi, A.(2015). Walking in the uncanny valley, importance of the attractiveness on the acceptance of a robot as a working partner. </w:t>
      </w:r>
      <w:r w:rsidRPr="00A5539A">
        <w:rPr>
          <w:rFonts w:ascii="Times New Roman" w:hAnsi="Times New Roman" w:cs="Times New Roman"/>
          <w:i/>
          <w:iCs/>
          <w:sz w:val="24"/>
          <w:szCs w:val="24"/>
        </w:rPr>
        <w:t>Frontiers in Psychoogy, 6</w:t>
      </w:r>
      <w:r w:rsidRPr="00A5539A">
        <w:rPr>
          <w:rFonts w:ascii="Times New Roman" w:hAnsi="Times New Roman" w:cs="Times New Roman"/>
          <w:sz w:val="24"/>
          <w:szCs w:val="24"/>
        </w:rPr>
        <w:t>, doi: 10.3389/fpsyg.2015.00204</w:t>
      </w:r>
    </w:p>
    <w:p w14:paraId="662D29F5" w14:textId="77777777" w:rsidR="00AF344E" w:rsidRPr="00A5539A" w:rsidRDefault="00AF344E" w:rsidP="00AE490D">
      <w:pPr>
        <w:spacing w:line="360" w:lineRule="auto"/>
        <w:ind w:left="709" w:hanging="709"/>
        <w:jc w:val="both"/>
        <w:rPr>
          <w:rFonts w:ascii="Times New Roman" w:hAnsi="Times New Roman" w:cs="Times New Roman"/>
          <w:sz w:val="24"/>
          <w:szCs w:val="24"/>
        </w:rPr>
      </w:pPr>
      <w:r w:rsidRPr="00A845ED">
        <w:rPr>
          <w:rFonts w:ascii="Times New Roman" w:hAnsi="Times New Roman" w:cs="Times New Roman"/>
          <w:sz w:val="24"/>
          <w:szCs w:val="24"/>
        </w:rPr>
        <w:t xml:space="preserve">Eynikel, J. (2017). </w:t>
      </w:r>
      <w:r w:rsidRPr="00A845ED">
        <w:rPr>
          <w:rFonts w:ascii="Times New Roman" w:hAnsi="Times New Roman" w:cs="Times New Roman"/>
          <w:i/>
          <w:iCs/>
          <w:sz w:val="24"/>
          <w:szCs w:val="24"/>
        </w:rPr>
        <w:t>Robot aan het stuur: over ethiek van techniek</w:t>
      </w:r>
      <w:r w:rsidRPr="00A845ED">
        <w:rPr>
          <w:rFonts w:ascii="Times New Roman" w:hAnsi="Times New Roman" w:cs="Times New Roman"/>
          <w:sz w:val="24"/>
          <w:szCs w:val="24"/>
        </w:rPr>
        <w:t>(1).</w:t>
      </w:r>
      <w:r>
        <w:rPr>
          <w:rFonts w:ascii="Times New Roman" w:hAnsi="Times New Roman" w:cs="Times New Roman"/>
          <w:sz w:val="24"/>
          <w:szCs w:val="24"/>
        </w:rPr>
        <w:t xml:space="preserve"> </w:t>
      </w:r>
      <w:r w:rsidRPr="00A5539A">
        <w:rPr>
          <w:rFonts w:ascii="Times New Roman" w:hAnsi="Times New Roman" w:cs="Times New Roman"/>
          <w:sz w:val="24"/>
          <w:szCs w:val="24"/>
        </w:rPr>
        <w:t>Tielt, België: LannooCampus.</w:t>
      </w:r>
    </w:p>
    <w:p w14:paraId="6DAF8679" w14:textId="77777777" w:rsidR="00AF344E" w:rsidRPr="0094641B" w:rsidRDefault="00AF344E" w:rsidP="00AE490D">
      <w:pPr>
        <w:spacing w:line="360" w:lineRule="auto"/>
        <w:ind w:left="709" w:hanging="709"/>
        <w:jc w:val="both"/>
        <w:rPr>
          <w:rFonts w:ascii="Times New Roman" w:hAnsi="Times New Roman" w:cs="Times New Roman"/>
          <w:sz w:val="24"/>
          <w:szCs w:val="24"/>
        </w:rPr>
      </w:pPr>
      <w:r w:rsidRPr="00A5539A">
        <w:rPr>
          <w:rFonts w:ascii="Times New Roman" w:hAnsi="Times New Roman" w:cs="Times New Roman"/>
          <w:sz w:val="24"/>
          <w:szCs w:val="24"/>
        </w:rPr>
        <w:t xml:space="preserve">Fitzpatrick, P., Harada, K., Kemp, C.C., Matsumoto, Y., Yokoi, K., Hirukawa, H., (2016). </w:t>
      </w:r>
      <w:r>
        <w:rPr>
          <w:rFonts w:ascii="Times New Roman" w:hAnsi="Times New Roman" w:cs="Times New Roman"/>
          <w:sz w:val="24"/>
          <w:szCs w:val="24"/>
          <w:lang w:val="en-GB"/>
        </w:rPr>
        <w:t xml:space="preserve">Humanoids. In </w:t>
      </w:r>
      <w:r w:rsidRPr="00CB5B1B">
        <w:rPr>
          <w:rFonts w:ascii="Times New Roman" w:hAnsi="Times New Roman" w:cs="Times New Roman"/>
          <w:sz w:val="24"/>
          <w:szCs w:val="24"/>
          <w:lang w:val="en-GB"/>
        </w:rPr>
        <w:t>In B. Siciliano, K. Oussama (Red.)</w:t>
      </w:r>
      <w:r>
        <w:rPr>
          <w:rFonts w:ascii="Times New Roman" w:hAnsi="Times New Roman" w:cs="Times New Roman"/>
          <w:sz w:val="24"/>
          <w:szCs w:val="24"/>
          <w:lang w:val="en-GB"/>
        </w:rPr>
        <w:t xml:space="preserve">, </w:t>
      </w:r>
      <w:r w:rsidRPr="000D4A60">
        <w:rPr>
          <w:rFonts w:ascii="Times New Roman" w:hAnsi="Times New Roman" w:cs="Times New Roman"/>
          <w:i/>
          <w:iCs/>
          <w:sz w:val="24"/>
          <w:szCs w:val="24"/>
          <w:lang w:val="en-GB"/>
        </w:rPr>
        <w:t>Springer Handbook of Robotics</w:t>
      </w:r>
      <w:r>
        <w:rPr>
          <w:rFonts w:ascii="Times New Roman" w:hAnsi="Times New Roman" w:cs="Times New Roman"/>
          <w:i/>
          <w:iCs/>
          <w:sz w:val="24"/>
          <w:szCs w:val="24"/>
          <w:lang w:val="en-GB"/>
        </w:rPr>
        <w:t xml:space="preserve"> (2) (pp.</w:t>
      </w:r>
      <w:r w:rsidRPr="000D4A6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1307-1333). </w:t>
      </w:r>
      <w:r w:rsidRPr="0094641B">
        <w:rPr>
          <w:rFonts w:ascii="Times New Roman" w:hAnsi="Times New Roman" w:cs="Times New Roman"/>
          <w:sz w:val="24"/>
          <w:szCs w:val="24"/>
        </w:rPr>
        <w:t xml:space="preserve">Heidelberg, Duitsland: Springer-Verlag. </w:t>
      </w:r>
      <w:r w:rsidRPr="0094641B">
        <w:t>DOI 10.1007/978-3-319-32552-1</w:t>
      </w:r>
    </w:p>
    <w:p w14:paraId="01C6D46F" w14:textId="77777777" w:rsidR="00AF344E" w:rsidRPr="00017EED" w:rsidRDefault="00AF344E" w:rsidP="00AE490D">
      <w:pPr>
        <w:spacing w:line="360" w:lineRule="auto"/>
        <w:ind w:left="709" w:hanging="709"/>
        <w:jc w:val="both"/>
        <w:rPr>
          <w:rFonts w:ascii="Times New Roman" w:hAnsi="Times New Roman" w:cs="Times New Roman"/>
          <w:sz w:val="24"/>
          <w:szCs w:val="24"/>
          <w:lang w:val="en-GB"/>
        </w:rPr>
      </w:pPr>
      <w:r w:rsidRPr="0094641B">
        <w:rPr>
          <w:rFonts w:ascii="Times New Roman" w:hAnsi="Times New Roman" w:cs="Times New Roman"/>
          <w:sz w:val="24"/>
          <w:szCs w:val="24"/>
        </w:rPr>
        <w:t xml:space="preserve">Fong, T., Nourbakhsh, I., Dautenhahn, K. (2002). </w:t>
      </w:r>
      <w:r w:rsidRPr="00017EED">
        <w:rPr>
          <w:rFonts w:ascii="Times New Roman" w:hAnsi="Times New Roman" w:cs="Times New Roman"/>
          <w:sz w:val="24"/>
          <w:szCs w:val="24"/>
          <w:lang w:val="en-GB"/>
        </w:rPr>
        <w:t xml:space="preserve">A survey of socially interactive robots, </w:t>
      </w:r>
      <w:r w:rsidRPr="00017EED">
        <w:rPr>
          <w:rFonts w:ascii="Times New Roman" w:hAnsi="Times New Roman" w:cs="Times New Roman"/>
          <w:i/>
          <w:iCs/>
          <w:sz w:val="24"/>
          <w:szCs w:val="24"/>
          <w:lang w:val="en-GB"/>
        </w:rPr>
        <w:t>Robotics and Autonomous Systems</w:t>
      </w:r>
      <w:r>
        <w:rPr>
          <w:rFonts w:ascii="Times New Roman" w:hAnsi="Times New Roman" w:cs="Times New Roman"/>
          <w:i/>
          <w:iCs/>
          <w:sz w:val="24"/>
          <w:szCs w:val="24"/>
          <w:lang w:val="en-GB"/>
        </w:rPr>
        <w:t>,</w:t>
      </w:r>
      <w:r w:rsidRPr="00017EED">
        <w:rPr>
          <w:rFonts w:ascii="Times New Roman" w:hAnsi="Times New Roman" w:cs="Times New Roman"/>
          <w:i/>
          <w:iCs/>
          <w:sz w:val="24"/>
          <w:szCs w:val="24"/>
          <w:lang w:val="en-GB"/>
        </w:rPr>
        <w:t>42(3-4)</w:t>
      </w:r>
      <w:r>
        <w:rPr>
          <w:rFonts w:ascii="Times New Roman" w:hAnsi="Times New Roman" w:cs="Times New Roman"/>
          <w:i/>
          <w:iCs/>
          <w:sz w:val="24"/>
          <w:szCs w:val="24"/>
          <w:lang w:val="en-GB"/>
        </w:rPr>
        <w:t>.</w:t>
      </w:r>
    </w:p>
    <w:p w14:paraId="43D05F32" w14:textId="77777777" w:rsidR="00AF344E" w:rsidRPr="006110D1" w:rsidRDefault="00AF344E" w:rsidP="00AE490D">
      <w:pPr>
        <w:spacing w:line="360" w:lineRule="auto"/>
        <w:ind w:left="709" w:hanging="709"/>
        <w:jc w:val="both"/>
        <w:rPr>
          <w:rFonts w:ascii="Times New Roman" w:hAnsi="Times New Roman" w:cs="Times New Roman"/>
          <w:sz w:val="24"/>
          <w:szCs w:val="24"/>
          <w:lang w:val="en-GB"/>
        </w:rPr>
      </w:pPr>
      <w:r w:rsidRPr="000D4A60">
        <w:rPr>
          <w:rFonts w:ascii="Times New Roman" w:hAnsi="Times New Roman" w:cs="Times New Roman"/>
          <w:sz w:val="24"/>
          <w:szCs w:val="24"/>
          <w:lang w:val="en-GB"/>
        </w:rPr>
        <w:t>Gee,</w:t>
      </w:r>
      <w:r>
        <w:rPr>
          <w:rFonts w:ascii="Times New Roman" w:hAnsi="Times New Roman" w:cs="Times New Roman"/>
          <w:sz w:val="24"/>
          <w:szCs w:val="24"/>
          <w:lang w:val="en-GB"/>
        </w:rPr>
        <w:t xml:space="preserve"> F.C.,</w:t>
      </w:r>
      <w:r w:rsidRPr="000D4A60">
        <w:rPr>
          <w:rFonts w:ascii="Times New Roman" w:hAnsi="Times New Roman" w:cs="Times New Roman"/>
          <w:sz w:val="24"/>
          <w:szCs w:val="24"/>
          <w:lang w:val="en-GB"/>
        </w:rPr>
        <w:t xml:space="preserve"> Browne</w:t>
      </w:r>
      <w:r>
        <w:rPr>
          <w:rFonts w:ascii="Times New Roman" w:hAnsi="Times New Roman" w:cs="Times New Roman"/>
          <w:sz w:val="24"/>
          <w:szCs w:val="24"/>
          <w:lang w:val="en-GB"/>
        </w:rPr>
        <w:t>, W.N.,</w:t>
      </w:r>
      <w:r w:rsidRPr="000D4A60">
        <w:rPr>
          <w:rFonts w:ascii="Times New Roman" w:hAnsi="Times New Roman" w:cs="Times New Roman"/>
          <w:sz w:val="24"/>
          <w:szCs w:val="24"/>
          <w:lang w:val="en-GB"/>
        </w:rPr>
        <w:t xml:space="preserve"> Kawamura, </w:t>
      </w:r>
      <w:r>
        <w:rPr>
          <w:rFonts w:ascii="Times New Roman" w:hAnsi="Times New Roman" w:cs="Times New Roman"/>
          <w:sz w:val="24"/>
          <w:szCs w:val="24"/>
          <w:lang w:val="en-GB"/>
        </w:rPr>
        <w:t>K.(</w:t>
      </w:r>
      <w:r w:rsidRPr="000D4A60">
        <w:rPr>
          <w:rFonts w:ascii="Times New Roman" w:hAnsi="Times New Roman" w:cs="Times New Roman"/>
          <w:sz w:val="24"/>
          <w:szCs w:val="24"/>
          <w:lang w:val="en-GB"/>
        </w:rPr>
        <w:t>2005</w:t>
      </w:r>
      <w:r>
        <w:rPr>
          <w:rFonts w:ascii="Times New Roman" w:hAnsi="Times New Roman" w:cs="Times New Roman"/>
          <w:sz w:val="24"/>
          <w:szCs w:val="24"/>
          <w:lang w:val="en-GB"/>
        </w:rPr>
        <w:t>).</w:t>
      </w:r>
      <w:r w:rsidRPr="000D4A60">
        <w:rPr>
          <w:rFonts w:ascii="Times New Roman" w:hAnsi="Times New Roman" w:cs="Times New Roman"/>
          <w:sz w:val="24"/>
          <w:szCs w:val="24"/>
          <w:lang w:val="en-GB"/>
        </w:rPr>
        <w:t>Uncanny</w:t>
      </w:r>
      <w:r>
        <w:rPr>
          <w:rFonts w:ascii="Times New Roman" w:hAnsi="Times New Roman" w:cs="Times New Roman"/>
          <w:sz w:val="24"/>
          <w:szCs w:val="24"/>
          <w:lang w:val="en-GB"/>
        </w:rPr>
        <w:t xml:space="preserve"> valley revisited. </w:t>
      </w:r>
      <w:r w:rsidRPr="006110D1">
        <w:rPr>
          <w:rFonts w:ascii="Times New Roman" w:hAnsi="Times New Roman" w:cs="Times New Roman"/>
          <w:i/>
          <w:iCs/>
          <w:sz w:val="24"/>
          <w:szCs w:val="24"/>
          <w:lang w:val="en-GB"/>
        </w:rPr>
        <w:t>ROMAN 2005. IEEE International Workshop on Robot and Human Interactive Communication,</w:t>
      </w:r>
      <w:r>
        <w:rPr>
          <w:rFonts w:ascii="Times New Roman" w:hAnsi="Times New Roman" w:cs="Times New Roman"/>
          <w:i/>
          <w:iCs/>
          <w:sz w:val="24"/>
          <w:szCs w:val="24"/>
          <w:lang w:val="en-GB"/>
        </w:rPr>
        <w:t>14,</w:t>
      </w:r>
      <w:r w:rsidRPr="006110D1">
        <w:rPr>
          <w:rFonts w:ascii="Times New Roman" w:hAnsi="Times New Roman" w:cs="Times New Roman"/>
          <w:sz w:val="24"/>
          <w:szCs w:val="24"/>
          <w:lang w:val="en-GB"/>
        </w:rPr>
        <w:t xml:space="preserve"> 151-157.</w:t>
      </w:r>
      <w:r w:rsidRPr="006110D1">
        <w:rPr>
          <w:rFonts w:ascii="Times New Roman" w:hAnsi="Times New Roman" w:cs="Times New Roman"/>
          <w:sz w:val="24"/>
          <w:szCs w:val="24"/>
          <w:lang w:val="en-GB"/>
        </w:rPr>
        <w:br/>
        <w:t>doi: 10.1109/ROMAN.2005.151377</w:t>
      </w:r>
    </w:p>
    <w:p w14:paraId="2BE0D5D6"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26573F">
        <w:rPr>
          <w:rFonts w:ascii="Times New Roman" w:hAnsi="Times New Roman" w:cs="Times New Roman"/>
          <w:sz w:val="24"/>
          <w:szCs w:val="24"/>
          <w:lang w:val="en-GB"/>
        </w:rPr>
        <w:t>Haslam</w:t>
      </w:r>
      <w:r>
        <w:rPr>
          <w:rFonts w:ascii="Times New Roman" w:hAnsi="Times New Roman" w:cs="Times New Roman"/>
          <w:sz w:val="24"/>
          <w:szCs w:val="24"/>
          <w:lang w:val="en-GB"/>
        </w:rPr>
        <w:t>, N.,</w:t>
      </w:r>
      <w:r w:rsidRPr="0026573F">
        <w:rPr>
          <w:rFonts w:ascii="Times New Roman" w:hAnsi="Times New Roman" w:cs="Times New Roman"/>
          <w:sz w:val="24"/>
          <w:szCs w:val="24"/>
          <w:lang w:val="en-GB"/>
        </w:rPr>
        <w:t xml:space="preserve"> Loughnan,</w:t>
      </w:r>
      <w:r>
        <w:rPr>
          <w:rFonts w:ascii="Times New Roman" w:hAnsi="Times New Roman" w:cs="Times New Roman"/>
          <w:sz w:val="24"/>
          <w:szCs w:val="24"/>
          <w:lang w:val="en-GB"/>
        </w:rPr>
        <w:t xml:space="preserve"> S.</w:t>
      </w:r>
      <w:r w:rsidRPr="0026573F">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Pr="0026573F">
        <w:rPr>
          <w:rFonts w:ascii="Times New Roman" w:hAnsi="Times New Roman" w:cs="Times New Roman"/>
          <w:sz w:val="24"/>
          <w:szCs w:val="24"/>
          <w:lang w:val="en-GB"/>
        </w:rPr>
        <w:t>2014</w:t>
      </w:r>
      <w:r>
        <w:rPr>
          <w:rFonts w:ascii="Times New Roman" w:hAnsi="Times New Roman" w:cs="Times New Roman"/>
          <w:sz w:val="24"/>
          <w:szCs w:val="24"/>
          <w:lang w:val="en-GB"/>
        </w:rPr>
        <w:t xml:space="preserve">). Dehumanization and Infrahumanization. </w:t>
      </w:r>
      <w:r w:rsidRPr="00D06F2B">
        <w:rPr>
          <w:rFonts w:ascii="Times New Roman" w:hAnsi="Times New Roman" w:cs="Times New Roman"/>
          <w:i/>
          <w:iCs/>
          <w:sz w:val="24"/>
          <w:szCs w:val="24"/>
          <w:lang w:val="en-GB"/>
        </w:rPr>
        <w:t>Annual Review of Psychology, 65</w:t>
      </w:r>
      <w:r>
        <w:rPr>
          <w:rFonts w:ascii="Times New Roman" w:hAnsi="Times New Roman" w:cs="Times New Roman"/>
          <w:sz w:val="24"/>
          <w:szCs w:val="24"/>
          <w:lang w:val="en-GB"/>
        </w:rPr>
        <w:t xml:space="preserve">, 399-423. </w:t>
      </w:r>
      <w:hyperlink r:id="rId24" w:history="1">
        <w:r w:rsidRPr="00D06F2B">
          <w:rPr>
            <w:rFonts w:ascii="Times New Roman" w:hAnsi="Times New Roman" w:cs="Times New Roman"/>
            <w:sz w:val="24"/>
            <w:szCs w:val="24"/>
            <w:lang w:val="en-GB"/>
          </w:rPr>
          <w:t>https://doi.org/10.1146/annurev-psych-010213-115045</w:t>
        </w:r>
      </w:hyperlink>
    </w:p>
    <w:p w14:paraId="6B7846F6" w14:textId="77777777" w:rsidR="00AF344E" w:rsidRPr="00F06BCF" w:rsidRDefault="00AF344E" w:rsidP="00AE490D">
      <w:pPr>
        <w:spacing w:line="360" w:lineRule="auto"/>
        <w:ind w:left="709" w:hanging="709"/>
        <w:jc w:val="both"/>
        <w:rPr>
          <w:rFonts w:ascii="Times New Roman" w:hAnsi="Times New Roman" w:cs="Times New Roman"/>
          <w:i/>
          <w:iCs/>
          <w:sz w:val="24"/>
          <w:szCs w:val="24"/>
          <w:lang w:val="en-GB"/>
        </w:rPr>
      </w:pPr>
      <w:r w:rsidRPr="0026573F">
        <w:rPr>
          <w:rFonts w:ascii="Times New Roman" w:hAnsi="Times New Roman" w:cs="Times New Roman"/>
          <w:sz w:val="24"/>
          <w:szCs w:val="24"/>
          <w:lang w:val="en-GB"/>
        </w:rPr>
        <w:t>Ho</w:t>
      </w:r>
      <w:r>
        <w:rPr>
          <w:rFonts w:ascii="Times New Roman" w:hAnsi="Times New Roman" w:cs="Times New Roman"/>
          <w:sz w:val="24"/>
          <w:szCs w:val="24"/>
          <w:lang w:val="en-GB"/>
        </w:rPr>
        <w:t>, C.C.,</w:t>
      </w:r>
      <w:r w:rsidRPr="0026573F">
        <w:rPr>
          <w:rFonts w:ascii="Times New Roman" w:hAnsi="Times New Roman" w:cs="Times New Roman"/>
          <w:sz w:val="24"/>
          <w:szCs w:val="24"/>
          <w:lang w:val="en-GB"/>
        </w:rPr>
        <w:t xml:space="preserve"> MacDorman, </w:t>
      </w:r>
      <w:r>
        <w:rPr>
          <w:rFonts w:ascii="Times New Roman" w:hAnsi="Times New Roman" w:cs="Times New Roman"/>
          <w:sz w:val="24"/>
          <w:szCs w:val="24"/>
          <w:lang w:val="en-GB"/>
        </w:rPr>
        <w:t>K.F. (</w:t>
      </w:r>
      <w:r w:rsidRPr="0026573F">
        <w:rPr>
          <w:rFonts w:ascii="Times New Roman" w:hAnsi="Times New Roman" w:cs="Times New Roman"/>
          <w:sz w:val="24"/>
          <w:szCs w:val="24"/>
          <w:lang w:val="en-GB"/>
        </w:rPr>
        <w:t>2016</w:t>
      </w:r>
      <w:r>
        <w:rPr>
          <w:rFonts w:ascii="Times New Roman" w:hAnsi="Times New Roman" w:cs="Times New Roman"/>
          <w:sz w:val="24"/>
          <w:szCs w:val="24"/>
          <w:lang w:val="en-GB"/>
        </w:rPr>
        <w:t xml:space="preserve">). Measuring the uncanny valley effect. </w:t>
      </w:r>
      <w:r w:rsidRPr="00F06BCF">
        <w:rPr>
          <w:rFonts w:ascii="Times New Roman" w:hAnsi="Times New Roman" w:cs="Times New Roman"/>
          <w:i/>
          <w:iCs/>
          <w:sz w:val="24"/>
          <w:szCs w:val="24"/>
          <w:lang w:val="en-GB"/>
        </w:rPr>
        <w:t>International Journal of Social Robotic</w:t>
      </w:r>
      <w:r>
        <w:rPr>
          <w:rFonts w:ascii="Times New Roman" w:hAnsi="Times New Roman" w:cs="Times New Roman"/>
          <w:i/>
          <w:iCs/>
          <w:sz w:val="24"/>
          <w:szCs w:val="24"/>
          <w:lang w:val="en-GB"/>
        </w:rPr>
        <w:t>s, 9</w:t>
      </w:r>
      <w:r w:rsidRPr="00F06BCF">
        <w:rPr>
          <w:rFonts w:ascii="Times New Roman" w:hAnsi="Times New Roman" w:cs="Times New Roman"/>
          <w:sz w:val="24"/>
          <w:szCs w:val="24"/>
          <w:lang w:val="en-GB"/>
        </w:rPr>
        <w:t>, 129-139. https://doi.org/10.1007/s12369-016-0380-9</w:t>
      </w:r>
    </w:p>
    <w:p w14:paraId="00472B81" w14:textId="77777777" w:rsidR="00AF344E" w:rsidRPr="002855D5" w:rsidRDefault="00AF344E" w:rsidP="00AE490D">
      <w:pPr>
        <w:spacing w:line="360" w:lineRule="auto"/>
        <w:ind w:left="709" w:hanging="709"/>
        <w:jc w:val="both"/>
        <w:rPr>
          <w:rFonts w:ascii="Times New Roman" w:hAnsi="Times New Roman" w:cs="Times New Roman"/>
          <w:sz w:val="24"/>
          <w:szCs w:val="24"/>
          <w:lang w:val="es-ES"/>
        </w:rPr>
      </w:pPr>
      <w:r w:rsidRPr="00F06BCF">
        <w:rPr>
          <w:rFonts w:ascii="Times New Roman" w:hAnsi="Times New Roman" w:cs="Times New Roman"/>
          <w:sz w:val="24"/>
          <w:szCs w:val="24"/>
          <w:lang w:val="en-GB"/>
        </w:rPr>
        <w:lastRenderedPageBreak/>
        <w:t xml:space="preserve">Iavazzo, C., Gkegke, X. D., Iavazzo, P., Gkegkes, I.D. (2014). Evolution of robots throughout history from Hephaesus to Da Vinci. </w:t>
      </w:r>
      <w:r w:rsidRPr="002855D5">
        <w:rPr>
          <w:rFonts w:ascii="Times New Roman" w:hAnsi="Times New Roman" w:cs="Times New Roman"/>
          <w:i/>
          <w:iCs/>
          <w:sz w:val="24"/>
          <w:szCs w:val="24"/>
          <w:lang w:val="es-ES"/>
        </w:rPr>
        <w:t>Acta Medico-Historica Adriatica, 12(2),</w:t>
      </w:r>
      <w:r w:rsidRPr="002855D5">
        <w:rPr>
          <w:rFonts w:ascii="Times New Roman" w:hAnsi="Times New Roman" w:cs="Times New Roman"/>
          <w:sz w:val="24"/>
          <w:szCs w:val="24"/>
          <w:lang w:val="es-ES"/>
        </w:rPr>
        <w:t xml:space="preserve"> 247-258. </w:t>
      </w:r>
      <w:hyperlink r:id="rId25" w:history="1">
        <w:r w:rsidRPr="002855D5">
          <w:rPr>
            <w:rFonts w:ascii="Times New Roman" w:hAnsi="Times New Roman" w:cs="Times New Roman"/>
            <w:sz w:val="24"/>
            <w:szCs w:val="24"/>
            <w:lang w:val="es-ES"/>
          </w:rPr>
          <w:t>https://hrcak.srce.hr/134983</w:t>
        </w:r>
      </w:hyperlink>
    </w:p>
    <w:p w14:paraId="455CA923"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2855D5">
        <w:rPr>
          <w:rFonts w:ascii="Times New Roman" w:hAnsi="Times New Roman" w:cs="Times New Roman"/>
          <w:sz w:val="24"/>
          <w:szCs w:val="24"/>
          <w:lang w:val="es-ES"/>
        </w:rPr>
        <w:t>Ikeda, T., Hirata, M., Kasaki, M., Alimardani, M., Matsushita, K., Yamamoto, T., Nishio, S., Ishiguro, H. (2017). </w:t>
      </w:r>
      <w:r w:rsidRPr="00F06BCF">
        <w:rPr>
          <w:rFonts w:ascii="Times New Roman" w:hAnsi="Times New Roman" w:cs="Times New Roman"/>
          <w:sz w:val="24"/>
          <w:szCs w:val="24"/>
          <w:lang w:val="en-GB"/>
        </w:rPr>
        <w:t>Subthalamic nucleus detects unnatural android movement. </w:t>
      </w:r>
      <w:r w:rsidRPr="00F06BCF">
        <w:rPr>
          <w:rFonts w:ascii="Times New Roman" w:hAnsi="Times New Roman" w:cs="Times New Roman"/>
          <w:i/>
          <w:iCs/>
          <w:sz w:val="24"/>
          <w:szCs w:val="24"/>
          <w:lang w:val="en-GB"/>
        </w:rPr>
        <w:t>Scientific Reports, 7,</w:t>
      </w:r>
      <w:r w:rsidRPr="00F06BCF">
        <w:rPr>
          <w:rFonts w:ascii="Times New Roman" w:hAnsi="Times New Roman" w:cs="Times New Roman"/>
          <w:sz w:val="24"/>
          <w:szCs w:val="24"/>
          <w:lang w:val="en-GB"/>
        </w:rPr>
        <w:t xml:space="preserve"> 17851. </w:t>
      </w:r>
      <w:hyperlink r:id="rId26" w:history="1">
        <w:r w:rsidRPr="0042723E">
          <w:rPr>
            <w:lang w:val="en-GB"/>
          </w:rPr>
          <w:t>https://doi.org/10.1038/s41598-017-17849-2</w:t>
        </w:r>
      </w:hyperlink>
    </w:p>
    <w:p w14:paraId="0ED1832E" w14:textId="77777777" w:rsidR="00AF344E" w:rsidRPr="00CD5B9F" w:rsidRDefault="00AF344E" w:rsidP="00AE490D">
      <w:pPr>
        <w:spacing w:line="360" w:lineRule="auto"/>
        <w:ind w:left="709" w:hanging="709"/>
        <w:jc w:val="both"/>
        <w:rPr>
          <w:rFonts w:ascii="Times New Roman" w:hAnsi="Times New Roman" w:cs="Times New Roman"/>
          <w:sz w:val="24"/>
          <w:szCs w:val="24"/>
          <w:lang w:val="en-GB"/>
        </w:rPr>
      </w:pPr>
      <w:r w:rsidRPr="007937FC">
        <w:rPr>
          <w:rFonts w:ascii="Times New Roman" w:hAnsi="Times New Roman" w:cs="Times New Roman"/>
          <w:sz w:val="24"/>
          <w:szCs w:val="24"/>
          <w:lang w:val="en-GB"/>
        </w:rPr>
        <w:t xml:space="preserve">Ishiguro H. (2007) Android Science. In: </w:t>
      </w:r>
      <w:r w:rsidRPr="00AF344E">
        <w:rPr>
          <w:rFonts w:ascii="Times New Roman" w:hAnsi="Times New Roman" w:cs="Times New Roman"/>
          <w:i/>
          <w:iCs/>
          <w:sz w:val="24"/>
          <w:szCs w:val="24"/>
          <w:lang w:val="en-GB"/>
        </w:rPr>
        <w:t>Thrun S., Brooks R., Durrant-Whyte H. (eds) Robotics Research. Springer Tracts in Advanced Robotics, 28</w:t>
      </w:r>
      <w:r w:rsidRPr="007937FC">
        <w:rPr>
          <w:rFonts w:ascii="Times New Roman" w:hAnsi="Times New Roman" w:cs="Times New Roman"/>
          <w:sz w:val="24"/>
          <w:szCs w:val="24"/>
          <w:lang w:val="en-GB"/>
        </w:rPr>
        <w:t>. Springer, Berlin, Heidelberg</w:t>
      </w:r>
    </w:p>
    <w:p w14:paraId="16A226F3" w14:textId="77777777" w:rsidR="00AF344E" w:rsidRPr="001F0F5B" w:rsidRDefault="00AF344E" w:rsidP="00AE490D">
      <w:pPr>
        <w:spacing w:line="360" w:lineRule="auto"/>
        <w:ind w:left="709" w:hanging="709"/>
        <w:jc w:val="both"/>
        <w:rPr>
          <w:rFonts w:ascii="Times New Roman" w:hAnsi="Times New Roman" w:cs="Times New Roman"/>
          <w:sz w:val="24"/>
          <w:szCs w:val="24"/>
          <w:lang w:val="en-GB"/>
        </w:rPr>
      </w:pPr>
      <w:r w:rsidRPr="00EB6450">
        <w:rPr>
          <w:rFonts w:ascii="Times New Roman" w:hAnsi="Times New Roman" w:cs="Times New Roman"/>
          <w:sz w:val="24"/>
          <w:szCs w:val="24"/>
          <w:lang w:val="en-GB"/>
        </w:rPr>
        <w:t xml:space="preserve"> </w:t>
      </w:r>
      <w:r w:rsidRPr="004435E4">
        <w:rPr>
          <w:rFonts w:ascii="Times New Roman" w:hAnsi="Times New Roman" w:cs="Times New Roman"/>
          <w:sz w:val="24"/>
          <w:szCs w:val="24"/>
          <w:lang w:val="en-GB"/>
        </w:rPr>
        <w:t xml:space="preserve">Kaba, F. (2013). Hyper-realistic characters and the existence of the Uncanny Valley in animation films. </w:t>
      </w:r>
      <w:r w:rsidRPr="00D8654A">
        <w:rPr>
          <w:rFonts w:ascii="Times New Roman" w:hAnsi="Times New Roman" w:cs="Times New Roman"/>
          <w:i/>
          <w:iCs/>
          <w:sz w:val="24"/>
          <w:szCs w:val="24"/>
          <w:lang w:val="en-GB"/>
        </w:rPr>
        <w:t>International Review of Social Sciences and Humanities, 4(2),</w:t>
      </w:r>
      <w:r w:rsidRPr="004435E4">
        <w:rPr>
          <w:rFonts w:ascii="Times New Roman" w:hAnsi="Times New Roman" w:cs="Times New Roman"/>
          <w:sz w:val="24"/>
          <w:szCs w:val="24"/>
          <w:lang w:val="en-GB"/>
        </w:rPr>
        <w:t xml:space="preserve"> 188–195.</w:t>
      </w:r>
    </w:p>
    <w:p w14:paraId="65BCE455" w14:textId="77777777" w:rsidR="00AF344E" w:rsidRPr="00EA1B18" w:rsidRDefault="00AF344E" w:rsidP="00AE490D">
      <w:pPr>
        <w:spacing w:line="360" w:lineRule="auto"/>
        <w:ind w:left="709" w:hanging="709"/>
        <w:jc w:val="both"/>
        <w:rPr>
          <w:rFonts w:ascii="Times New Roman" w:hAnsi="Times New Roman" w:cs="Times New Roman"/>
          <w:sz w:val="24"/>
          <w:szCs w:val="24"/>
          <w:lang w:val="de-DE"/>
        </w:rPr>
      </w:pPr>
      <w:r w:rsidRPr="00AE490D">
        <w:rPr>
          <w:rFonts w:ascii="Times New Roman" w:hAnsi="Times New Roman" w:cs="Times New Roman"/>
          <w:sz w:val="24"/>
          <w:szCs w:val="24"/>
          <w:lang w:val="en-GB"/>
        </w:rPr>
        <w:t xml:space="preserve">Kätsyri J, de Gelder B, Takala T. (2019). </w:t>
      </w:r>
      <w:r w:rsidRPr="003372CC">
        <w:rPr>
          <w:rFonts w:ascii="Times New Roman" w:hAnsi="Times New Roman" w:cs="Times New Roman"/>
          <w:sz w:val="24"/>
          <w:szCs w:val="24"/>
          <w:lang w:val="en-GB"/>
        </w:rPr>
        <w:t xml:space="preserve">Virtual Faces Evoke Only a Weak Uncanny Valley Effect: An Empirical Investigation With Controlled Virtual Face Images. </w:t>
      </w:r>
      <w:r w:rsidRPr="00EA1B18">
        <w:rPr>
          <w:rFonts w:ascii="Times New Roman" w:hAnsi="Times New Roman" w:cs="Times New Roman"/>
          <w:i/>
          <w:iCs/>
          <w:sz w:val="24"/>
          <w:szCs w:val="24"/>
          <w:lang w:val="de-DE"/>
        </w:rPr>
        <w:t>Perception, 48(10)</w:t>
      </w:r>
      <w:r w:rsidRPr="00EA1B18">
        <w:rPr>
          <w:rFonts w:ascii="Times New Roman" w:hAnsi="Times New Roman" w:cs="Times New Roman"/>
          <w:sz w:val="24"/>
          <w:szCs w:val="24"/>
          <w:lang w:val="de-DE"/>
        </w:rPr>
        <w:t>, 968-991. doi:10.1177/0301006619869134</w:t>
      </w:r>
    </w:p>
    <w:p w14:paraId="1A908997" w14:textId="77777777" w:rsidR="00AF344E" w:rsidRPr="00EA1B18" w:rsidRDefault="00AF344E" w:rsidP="00AE490D">
      <w:pPr>
        <w:shd w:val="clear" w:color="auto" w:fill="FFFFFF"/>
        <w:spacing w:line="360" w:lineRule="auto"/>
        <w:ind w:left="709" w:hanging="709"/>
        <w:jc w:val="both"/>
        <w:rPr>
          <w:rFonts w:ascii="Times New Roman" w:hAnsi="Times New Roman" w:cs="Times New Roman"/>
          <w:sz w:val="24"/>
          <w:szCs w:val="24"/>
          <w:lang w:val="en-GB"/>
        </w:rPr>
      </w:pPr>
      <w:r w:rsidRPr="00EA1B18">
        <w:rPr>
          <w:rFonts w:ascii="Times New Roman" w:hAnsi="Times New Roman" w:cs="Times New Roman"/>
          <w:sz w:val="24"/>
          <w:szCs w:val="24"/>
          <w:lang w:val="de-DE"/>
        </w:rPr>
        <w:t xml:space="preserve">Kätsyri, J., Förger, K., Mäkäräinen, M., Takala, T. (2015). </w:t>
      </w:r>
      <w:r w:rsidRPr="00EA1B18">
        <w:rPr>
          <w:rFonts w:ascii="Times New Roman" w:hAnsi="Times New Roman" w:cs="Times New Roman"/>
          <w:sz w:val="24"/>
          <w:szCs w:val="24"/>
          <w:lang w:val="en-GB"/>
        </w:rPr>
        <w:t xml:space="preserve">A review of empirical evidence on different uncanny valley hypotheses: support for perceptual mismatch as one road to the valley of eeriness. Frontiers in Psychology, 6: 390. </w:t>
      </w:r>
      <w:hyperlink r:id="rId27" w:history="1">
        <w:r w:rsidRPr="00EA1B18">
          <w:rPr>
            <w:rStyle w:val="Hyperlink"/>
            <w:rFonts w:ascii="Times New Roman" w:hAnsi="Times New Roman" w:cs="Times New Roman"/>
            <w:color w:val="auto"/>
            <w:sz w:val="24"/>
            <w:szCs w:val="24"/>
            <w:u w:val="none"/>
            <w:lang w:val="en-GB"/>
          </w:rPr>
          <w:t>https://doi.org/10.3389/fpsyg.2015.00390</w:t>
        </w:r>
      </w:hyperlink>
    </w:p>
    <w:p w14:paraId="35FB313C" w14:textId="77777777" w:rsidR="00AF344E" w:rsidRPr="00CB5B1B" w:rsidRDefault="00AF344E" w:rsidP="00AE490D">
      <w:pPr>
        <w:spacing w:line="360" w:lineRule="auto"/>
        <w:ind w:left="709" w:hanging="709"/>
        <w:jc w:val="both"/>
        <w:rPr>
          <w:rFonts w:ascii="Times New Roman" w:hAnsi="Times New Roman" w:cs="Times New Roman"/>
          <w:sz w:val="24"/>
          <w:szCs w:val="24"/>
          <w:lang w:val="en-GB"/>
        </w:rPr>
      </w:pPr>
      <w:r w:rsidRPr="00CB5B1B">
        <w:rPr>
          <w:rFonts w:ascii="Times New Roman" w:hAnsi="Times New Roman" w:cs="Times New Roman"/>
          <w:sz w:val="24"/>
          <w:szCs w:val="24"/>
          <w:lang w:val="en-GB"/>
        </w:rPr>
        <w:t xml:space="preserve">Ma, Y., Paterson, H.M., Pollick, F.E.(2006). A Motion Capture Library for The Study of Identity, Gender, and Emotion Perception from Biological Motion. </w:t>
      </w:r>
      <w:r w:rsidRPr="00CB5B1B">
        <w:rPr>
          <w:rFonts w:ascii="Times New Roman" w:hAnsi="Times New Roman" w:cs="Times New Roman"/>
          <w:i/>
          <w:iCs/>
          <w:sz w:val="24"/>
          <w:szCs w:val="24"/>
          <w:lang w:val="en-GB"/>
        </w:rPr>
        <w:t>Behavior reserch methods, 38(1</w:t>
      </w:r>
      <w:r w:rsidRPr="00CB5B1B">
        <w:rPr>
          <w:rFonts w:ascii="Times New Roman" w:hAnsi="Times New Roman" w:cs="Times New Roman"/>
          <w:sz w:val="24"/>
          <w:szCs w:val="24"/>
          <w:lang w:val="en-GB"/>
        </w:rPr>
        <w:t xml:space="preserve">),134-141. </w:t>
      </w:r>
      <w:hyperlink r:id="rId28" w:history="1">
        <w:r w:rsidRPr="00CB5B1B">
          <w:rPr>
            <w:rFonts w:ascii="Times New Roman" w:hAnsi="Times New Roman" w:cs="Times New Roman"/>
            <w:sz w:val="24"/>
            <w:szCs w:val="24"/>
            <w:lang w:val="en-GB"/>
          </w:rPr>
          <w:t>https://doi.org/10.3758/BF03192758</w:t>
        </w:r>
      </w:hyperlink>
      <w:r w:rsidRPr="00CB5B1B">
        <w:rPr>
          <w:rFonts w:ascii="Times New Roman" w:hAnsi="Times New Roman" w:cs="Times New Roman"/>
          <w:sz w:val="24"/>
          <w:szCs w:val="24"/>
          <w:lang w:val="en-GB"/>
        </w:rPr>
        <w:t xml:space="preserve"> </w:t>
      </w:r>
    </w:p>
    <w:p w14:paraId="009C9A4D" w14:textId="77777777" w:rsidR="00AF344E" w:rsidRPr="00CB5B1B" w:rsidRDefault="00AF344E" w:rsidP="00AE490D">
      <w:pPr>
        <w:spacing w:line="360" w:lineRule="auto"/>
        <w:ind w:left="709" w:hanging="709"/>
        <w:jc w:val="both"/>
        <w:rPr>
          <w:rFonts w:ascii="Times New Roman" w:hAnsi="Times New Roman" w:cs="Times New Roman"/>
          <w:sz w:val="24"/>
          <w:szCs w:val="24"/>
          <w:lang w:val="en-GB"/>
        </w:rPr>
      </w:pPr>
      <w:r w:rsidRPr="00CB5B1B">
        <w:rPr>
          <w:rFonts w:ascii="Times New Roman" w:hAnsi="Times New Roman" w:cs="Times New Roman"/>
          <w:sz w:val="24"/>
          <w:szCs w:val="24"/>
          <w:lang w:val="en-GB"/>
        </w:rPr>
        <w:t>Maalouf, N., Elhajj, I.H., Shammas, E., Asmar, D.(2020). Biomimetic Energy-Based Humanoid Gait Design. Journal of Intelligent &amp; Robotic Systems. https://doi.org/10.1007/s10846-020-01179-z</w:t>
      </w:r>
    </w:p>
    <w:p w14:paraId="12D824BD" w14:textId="77777777" w:rsidR="00AF344E" w:rsidRPr="00EB6450" w:rsidRDefault="00AF344E" w:rsidP="00AE490D">
      <w:pPr>
        <w:spacing w:line="360" w:lineRule="auto"/>
        <w:ind w:left="709" w:hanging="709"/>
        <w:jc w:val="both"/>
        <w:rPr>
          <w:rFonts w:ascii="Times New Roman" w:hAnsi="Times New Roman" w:cs="Times New Roman"/>
          <w:sz w:val="24"/>
          <w:szCs w:val="24"/>
          <w:lang w:val="en-GB"/>
        </w:rPr>
      </w:pPr>
      <w:r w:rsidRPr="00E412C0">
        <w:rPr>
          <w:rFonts w:ascii="Times New Roman" w:hAnsi="Times New Roman" w:cs="Times New Roman"/>
          <w:sz w:val="24"/>
          <w:szCs w:val="24"/>
          <w:lang w:val="en-GB"/>
        </w:rPr>
        <w:t xml:space="preserve">MacDorman, K. F., Green, R. D., Ho, C., Koch, C. T. (2009). Too real for comfort? Uncanny response to computer generated faces. </w:t>
      </w:r>
      <w:r w:rsidRPr="00E412C0">
        <w:rPr>
          <w:rFonts w:ascii="Times New Roman" w:hAnsi="Times New Roman" w:cs="Times New Roman"/>
          <w:i/>
          <w:iCs/>
          <w:sz w:val="24"/>
          <w:szCs w:val="24"/>
          <w:lang w:val="en-GB"/>
        </w:rPr>
        <w:t>Computers in Human Behavior, 25</w:t>
      </w:r>
      <w:r w:rsidRPr="00E412C0">
        <w:rPr>
          <w:rFonts w:ascii="Times New Roman" w:hAnsi="Times New Roman" w:cs="Times New Roman"/>
          <w:sz w:val="24"/>
          <w:szCs w:val="24"/>
          <w:lang w:val="en-GB"/>
        </w:rPr>
        <w:t xml:space="preserve">, 695–710. </w:t>
      </w:r>
      <w:hyperlink r:id="rId29" w:tgtFrame="_blank" w:tooltip="Persistent link using digital object identifier" w:history="1">
        <w:r w:rsidRPr="00E412C0">
          <w:rPr>
            <w:rFonts w:ascii="Times New Roman" w:hAnsi="Times New Roman" w:cs="Times New Roman"/>
            <w:sz w:val="24"/>
            <w:szCs w:val="24"/>
            <w:lang w:val="en-GB"/>
          </w:rPr>
          <w:t>https://doi.org/10.1016/j.chb.2008.12.026</w:t>
        </w:r>
      </w:hyperlink>
    </w:p>
    <w:p w14:paraId="090612F3"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AE490D">
        <w:rPr>
          <w:rFonts w:ascii="Times New Roman" w:hAnsi="Times New Roman" w:cs="Times New Roman"/>
          <w:sz w:val="24"/>
          <w:szCs w:val="24"/>
          <w:lang w:val="en-GB"/>
        </w:rPr>
        <w:lastRenderedPageBreak/>
        <w:t xml:space="preserve">Madhavan, G., Thanikachalam, S., Krukenkamp, I. Saltman, A. (2002). </w:t>
      </w:r>
      <w:r w:rsidRPr="00EA1B18">
        <w:rPr>
          <w:rFonts w:ascii="Times New Roman" w:hAnsi="Times New Roman" w:cs="Times New Roman"/>
          <w:sz w:val="24"/>
          <w:szCs w:val="24"/>
          <w:lang w:val="en-GB"/>
        </w:rPr>
        <w:t xml:space="preserve">Robotic surgeons,. </w:t>
      </w:r>
      <w:r w:rsidRPr="00EA1B18">
        <w:rPr>
          <w:rFonts w:ascii="Times New Roman" w:hAnsi="Times New Roman" w:cs="Times New Roman"/>
          <w:i/>
          <w:iCs/>
          <w:sz w:val="24"/>
          <w:szCs w:val="24"/>
          <w:lang w:val="en-GB"/>
        </w:rPr>
        <w:t>IEEE Potentials</w:t>
      </w:r>
      <w:r w:rsidRPr="00EA1B18">
        <w:rPr>
          <w:rFonts w:ascii="Times New Roman" w:hAnsi="Times New Roman" w:cs="Times New Roman"/>
          <w:sz w:val="24"/>
          <w:szCs w:val="24"/>
          <w:lang w:val="en-GB"/>
        </w:rPr>
        <w:t xml:space="preserve">, </w:t>
      </w:r>
      <w:r w:rsidRPr="00EA1B18">
        <w:rPr>
          <w:rFonts w:ascii="Times New Roman" w:hAnsi="Times New Roman" w:cs="Times New Roman"/>
          <w:i/>
          <w:iCs/>
          <w:sz w:val="24"/>
          <w:szCs w:val="24"/>
          <w:lang w:val="en-GB"/>
        </w:rPr>
        <w:t>21(3),</w:t>
      </w:r>
      <w:r w:rsidRPr="00EA1B18">
        <w:rPr>
          <w:rFonts w:ascii="Times New Roman" w:hAnsi="Times New Roman" w:cs="Times New Roman"/>
          <w:sz w:val="24"/>
          <w:szCs w:val="24"/>
          <w:lang w:val="en-GB"/>
        </w:rPr>
        <w:t xml:space="preserve"> 4-7. doi: 10.1109/MP.2002.1033653.</w:t>
      </w:r>
    </w:p>
    <w:p w14:paraId="49119A4E" w14:textId="77777777" w:rsidR="00AF344E" w:rsidRPr="00E412C0" w:rsidRDefault="00E65FA2" w:rsidP="00AE490D">
      <w:pPr>
        <w:spacing w:line="360" w:lineRule="auto"/>
        <w:ind w:left="709" w:hanging="709"/>
        <w:jc w:val="both"/>
        <w:rPr>
          <w:rFonts w:ascii="Times New Roman" w:hAnsi="Times New Roman" w:cs="Times New Roman"/>
          <w:sz w:val="24"/>
          <w:szCs w:val="24"/>
          <w:lang w:val="en-GB"/>
        </w:rPr>
      </w:pPr>
      <w:hyperlink r:id="rId30" w:tooltip="C. J. H. Mann" w:history="1">
        <w:r w:rsidR="00AF344E" w:rsidRPr="00B45BAC">
          <w:rPr>
            <w:rFonts w:ascii="Times New Roman" w:hAnsi="Times New Roman" w:cs="Times New Roman"/>
            <w:sz w:val="24"/>
            <w:szCs w:val="24"/>
            <w:lang w:val="en-GB"/>
          </w:rPr>
          <w:t>Mann, C.J.H.</w:t>
        </w:r>
      </w:hyperlink>
      <w:r w:rsidR="00AF344E" w:rsidRPr="00B45BAC">
        <w:rPr>
          <w:rFonts w:ascii="Times New Roman" w:hAnsi="Times New Roman" w:cs="Times New Roman"/>
          <w:sz w:val="24"/>
          <w:szCs w:val="24"/>
          <w:lang w:val="en-GB"/>
        </w:rPr>
        <w:t xml:space="preserve"> (2003), "World 2002 ROBOTICS – Statistics, Market Analysis, Forecasts, Case </w:t>
      </w:r>
      <w:r w:rsidR="00AF344E" w:rsidRPr="004435E4">
        <w:rPr>
          <w:rFonts w:ascii="Times New Roman" w:hAnsi="Times New Roman" w:cs="Times New Roman"/>
          <w:sz w:val="24"/>
          <w:szCs w:val="24"/>
          <w:lang w:val="en-GB"/>
        </w:rPr>
        <w:t>Studies and Profitability of Robot Investments", </w:t>
      </w:r>
      <w:hyperlink r:id="rId31" w:history="1">
        <w:r w:rsidR="00AF344E" w:rsidRPr="004435E4">
          <w:rPr>
            <w:rFonts w:ascii="Times New Roman" w:hAnsi="Times New Roman" w:cs="Times New Roman"/>
            <w:i/>
            <w:iCs/>
            <w:sz w:val="24"/>
            <w:szCs w:val="24"/>
            <w:lang w:val="en-GB"/>
          </w:rPr>
          <w:t>Kybernetes</w:t>
        </w:r>
      </w:hyperlink>
      <w:r w:rsidR="00AF344E" w:rsidRPr="004435E4">
        <w:rPr>
          <w:rFonts w:ascii="Times New Roman" w:hAnsi="Times New Roman" w:cs="Times New Roman"/>
          <w:i/>
          <w:iCs/>
          <w:sz w:val="24"/>
          <w:szCs w:val="24"/>
          <w:lang w:val="en-GB"/>
        </w:rPr>
        <w:t>, 32(4)</w:t>
      </w:r>
      <w:r w:rsidR="00AF344E" w:rsidRPr="004435E4">
        <w:rPr>
          <w:rFonts w:ascii="Times New Roman" w:hAnsi="Times New Roman" w:cs="Times New Roman"/>
          <w:sz w:val="24"/>
          <w:szCs w:val="24"/>
          <w:lang w:val="en-GB"/>
        </w:rPr>
        <w:t xml:space="preserve">, </w:t>
      </w:r>
      <w:hyperlink r:id="rId32" w:history="1">
        <w:r w:rsidR="00AF344E" w:rsidRPr="004435E4">
          <w:rPr>
            <w:rStyle w:val="Hyperlink"/>
            <w:rFonts w:ascii="Times New Roman" w:hAnsi="Times New Roman" w:cs="Times New Roman"/>
            <w:color w:val="auto"/>
            <w:sz w:val="24"/>
            <w:szCs w:val="24"/>
            <w:u w:val="none"/>
            <w:lang w:val="en-GB"/>
          </w:rPr>
          <w:t>https://doi.org/10.1108/k.2003.06732dae.009</w:t>
        </w:r>
      </w:hyperlink>
    </w:p>
    <w:p w14:paraId="43597000" w14:textId="77777777" w:rsidR="00AF344E" w:rsidRPr="008E128E" w:rsidRDefault="00AF344E" w:rsidP="00AE490D">
      <w:pPr>
        <w:spacing w:line="360" w:lineRule="auto"/>
        <w:ind w:left="709" w:hanging="709"/>
        <w:jc w:val="both"/>
        <w:rPr>
          <w:rFonts w:ascii="Times New Roman" w:hAnsi="Times New Roman" w:cs="Times New Roman"/>
          <w:sz w:val="24"/>
          <w:szCs w:val="24"/>
          <w:lang w:val="en-GB"/>
        </w:rPr>
      </w:pPr>
      <w:r w:rsidRPr="008E128E">
        <w:rPr>
          <w:rFonts w:ascii="Times New Roman" w:hAnsi="Times New Roman" w:cs="Times New Roman"/>
          <w:sz w:val="24"/>
          <w:szCs w:val="24"/>
          <w:lang w:val="en-GB"/>
        </w:rPr>
        <w:t>Martin, D.U., Perry, C., MacUntyre, M.I.,  Varcoe, L.</w:t>
      </w:r>
      <w:r>
        <w:rPr>
          <w:rFonts w:ascii="Times New Roman" w:hAnsi="Times New Roman" w:cs="Times New Roman"/>
          <w:sz w:val="24"/>
          <w:szCs w:val="24"/>
          <w:lang w:val="en-GB"/>
        </w:rPr>
        <w:t>,</w:t>
      </w:r>
      <w:r w:rsidRPr="008E128E">
        <w:rPr>
          <w:rFonts w:ascii="Times New Roman" w:hAnsi="Times New Roman" w:cs="Times New Roman"/>
          <w:sz w:val="24"/>
          <w:szCs w:val="24"/>
          <w:lang w:val="en-GB"/>
        </w:rPr>
        <w:t xml:space="preserve"> Pedell</w:t>
      </w:r>
      <w:r>
        <w:rPr>
          <w:rFonts w:ascii="Times New Roman" w:hAnsi="Times New Roman" w:cs="Times New Roman"/>
          <w:sz w:val="24"/>
          <w:szCs w:val="24"/>
          <w:lang w:val="en-GB"/>
        </w:rPr>
        <w:t>, S.,</w:t>
      </w:r>
      <w:r w:rsidRPr="008E128E">
        <w:rPr>
          <w:rFonts w:ascii="Times New Roman" w:hAnsi="Times New Roman" w:cs="Times New Roman"/>
          <w:sz w:val="24"/>
          <w:szCs w:val="24"/>
          <w:lang w:val="en-GB"/>
        </w:rPr>
        <w:t xml:space="preserve"> Kaufman</w:t>
      </w:r>
      <w:r>
        <w:rPr>
          <w:rFonts w:ascii="Times New Roman" w:hAnsi="Times New Roman" w:cs="Times New Roman"/>
          <w:sz w:val="24"/>
          <w:szCs w:val="24"/>
          <w:lang w:val="en-GB"/>
        </w:rPr>
        <w:t>, J.</w:t>
      </w:r>
      <w:r w:rsidRPr="008E128E">
        <w:rPr>
          <w:rFonts w:ascii="Times New Roman" w:hAnsi="Times New Roman" w:cs="Times New Roman"/>
          <w:sz w:val="24"/>
          <w:szCs w:val="24"/>
          <w:lang w:val="en-GB"/>
        </w:rPr>
        <w:t xml:space="preserve"> (2020)</w:t>
      </w:r>
      <w:r>
        <w:rPr>
          <w:rFonts w:ascii="Times New Roman" w:hAnsi="Times New Roman" w:cs="Times New Roman"/>
          <w:sz w:val="24"/>
          <w:szCs w:val="24"/>
          <w:lang w:val="en-GB"/>
        </w:rPr>
        <w:t xml:space="preserve">. </w:t>
      </w:r>
      <w:r w:rsidRPr="008E128E">
        <w:rPr>
          <w:rFonts w:ascii="Times New Roman" w:hAnsi="Times New Roman" w:cs="Times New Roman"/>
          <w:sz w:val="24"/>
          <w:szCs w:val="24"/>
          <w:lang w:val="en-GB"/>
        </w:rPr>
        <w:t>Investigating the nature of children’s altruism using a social humanoid robot</w:t>
      </w:r>
      <w:r>
        <w:rPr>
          <w:rFonts w:ascii="Times New Roman" w:hAnsi="Times New Roman" w:cs="Times New Roman"/>
          <w:sz w:val="24"/>
          <w:szCs w:val="24"/>
          <w:lang w:val="en-GB"/>
        </w:rPr>
        <w:t xml:space="preserve">. Computers in Human Behavior, 104. </w:t>
      </w:r>
      <w:r w:rsidRPr="008E128E">
        <w:rPr>
          <w:rFonts w:ascii="Times New Roman" w:hAnsi="Times New Roman" w:cs="Times New Roman"/>
          <w:sz w:val="24"/>
          <w:szCs w:val="24"/>
          <w:lang w:val="en-GB"/>
        </w:rPr>
        <w:t>https://doi.org/10.1016/j.chb.2019.09.025</w:t>
      </w:r>
    </w:p>
    <w:p w14:paraId="592A8112" w14:textId="77777777" w:rsidR="00AF344E" w:rsidRPr="00B13268" w:rsidRDefault="00AF344E" w:rsidP="00AE490D">
      <w:pPr>
        <w:spacing w:line="360" w:lineRule="auto"/>
        <w:ind w:left="709" w:hanging="709"/>
        <w:jc w:val="both"/>
        <w:rPr>
          <w:rFonts w:ascii="Times New Roman" w:hAnsi="Times New Roman" w:cs="Times New Roman"/>
          <w:sz w:val="24"/>
          <w:szCs w:val="24"/>
          <w:lang w:val="en-GB"/>
        </w:rPr>
      </w:pPr>
      <w:r w:rsidRPr="00B13268">
        <w:rPr>
          <w:rFonts w:ascii="Times New Roman" w:hAnsi="Times New Roman" w:cs="Times New Roman"/>
          <w:sz w:val="24"/>
          <w:szCs w:val="24"/>
          <w:lang w:val="en-GB"/>
        </w:rPr>
        <w:t xml:space="preserve">Mathur, M.B., Reichling, D.B. (2016) Navigating a social world with robot partners: A quantitative cartography of the Uncanny Valley. </w:t>
      </w:r>
      <w:r w:rsidRPr="00B13268">
        <w:rPr>
          <w:rFonts w:ascii="Times New Roman" w:hAnsi="Times New Roman" w:cs="Times New Roman"/>
          <w:i/>
          <w:iCs/>
          <w:sz w:val="24"/>
          <w:szCs w:val="24"/>
          <w:lang w:val="en-GB"/>
        </w:rPr>
        <w:t>Cognition, 146</w:t>
      </w:r>
      <w:r w:rsidRPr="00B13268">
        <w:rPr>
          <w:rFonts w:ascii="Times New Roman" w:hAnsi="Times New Roman" w:cs="Times New Roman"/>
          <w:sz w:val="24"/>
          <w:szCs w:val="24"/>
          <w:lang w:val="en-GB"/>
        </w:rPr>
        <w:t>, 22-32. https://doi.org/10.1016/j.cognition.2015.09.008</w:t>
      </w:r>
    </w:p>
    <w:p w14:paraId="4EA67DE8" w14:textId="77777777" w:rsidR="00AF344E" w:rsidRPr="00B51ECC" w:rsidRDefault="00AF344E" w:rsidP="00AE490D">
      <w:pPr>
        <w:spacing w:line="360" w:lineRule="auto"/>
        <w:ind w:left="709" w:hanging="709"/>
        <w:jc w:val="both"/>
        <w:rPr>
          <w:rFonts w:ascii="Times New Roman" w:hAnsi="Times New Roman" w:cs="Times New Roman"/>
          <w:sz w:val="24"/>
          <w:szCs w:val="24"/>
          <w:lang w:val="en-GB"/>
        </w:rPr>
      </w:pPr>
      <w:r w:rsidRPr="00AE490D">
        <w:rPr>
          <w:rFonts w:ascii="Times New Roman" w:hAnsi="Times New Roman" w:cs="Times New Roman"/>
          <w:sz w:val="24"/>
          <w:szCs w:val="24"/>
          <w:lang w:val="en-GB"/>
        </w:rPr>
        <w:t xml:space="preserve">McDonnell, R., Breidt, M., Bülthof, H.H. (2012). </w:t>
      </w:r>
      <w:r w:rsidRPr="00B51ECC">
        <w:rPr>
          <w:rFonts w:ascii="Times New Roman" w:hAnsi="Times New Roman" w:cs="Times New Roman"/>
          <w:sz w:val="24"/>
          <w:szCs w:val="24"/>
          <w:lang w:val="en-GB"/>
        </w:rPr>
        <w:t xml:space="preserve">Render me real? Investigating the effect of render style on the perception of animated virtual humans. </w:t>
      </w:r>
      <w:r w:rsidRPr="00B51ECC">
        <w:rPr>
          <w:rFonts w:ascii="Times New Roman" w:hAnsi="Times New Roman" w:cs="Times New Roman"/>
          <w:i/>
          <w:iCs/>
          <w:sz w:val="24"/>
          <w:szCs w:val="24"/>
          <w:lang w:val="en-GB"/>
        </w:rPr>
        <w:t>ACM Transactions on Graphics, 31</w:t>
      </w:r>
      <w:r w:rsidRPr="00B51ECC">
        <w:rPr>
          <w:rFonts w:ascii="Times New Roman" w:hAnsi="Times New Roman" w:cs="Times New Roman"/>
          <w:sz w:val="24"/>
          <w:szCs w:val="24"/>
          <w:lang w:val="en-GB"/>
        </w:rPr>
        <w:t xml:space="preserve">, 1-11. </w:t>
      </w:r>
      <w:hyperlink r:id="rId33" w:history="1">
        <w:r w:rsidRPr="00B51ECC">
          <w:rPr>
            <w:rFonts w:ascii="Times New Roman" w:hAnsi="Times New Roman" w:cs="Times New Roman"/>
            <w:sz w:val="24"/>
            <w:szCs w:val="24"/>
            <w:lang w:val="en-GB"/>
          </w:rPr>
          <w:t>https://doi.org/10.1145/2185520.2185587</w:t>
        </w:r>
      </w:hyperlink>
    </w:p>
    <w:p w14:paraId="64391C79"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B13268">
        <w:rPr>
          <w:rFonts w:ascii="Times New Roman" w:hAnsi="Times New Roman" w:cs="Times New Roman"/>
          <w:sz w:val="24"/>
          <w:szCs w:val="24"/>
          <w:lang w:val="en-GB"/>
        </w:rPr>
        <w:t xml:space="preserve">Mende M.A., Fischer M.H., Kühne K. (2019) The Use of Social Robots and the Uncanny Valley Phenomenon. In: Zhou Y., Fischer M. (eds) </w:t>
      </w:r>
      <w:r w:rsidRPr="00B13268">
        <w:rPr>
          <w:rFonts w:ascii="Times New Roman" w:hAnsi="Times New Roman" w:cs="Times New Roman"/>
          <w:i/>
          <w:iCs/>
          <w:sz w:val="24"/>
          <w:szCs w:val="24"/>
          <w:lang w:val="en-GB"/>
        </w:rPr>
        <w:t>AI Love You</w:t>
      </w:r>
      <w:r w:rsidRPr="00B13268">
        <w:rPr>
          <w:rFonts w:ascii="Times New Roman" w:hAnsi="Times New Roman" w:cs="Times New Roman"/>
          <w:sz w:val="24"/>
          <w:szCs w:val="24"/>
          <w:lang w:val="en-GB"/>
        </w:rPr>
        <w:t>. Springer, Cham</w:t>
      </w:r>
    </w:p>
    <w:p w14:paraId="7E063D12"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55550E">
        <w:rPr>
          <w:rFonts w:ascii="Times New Roman" w:hAnsi="Times New Roman" w:cs="Times New Roman"/>
          <w:sz w:val="24"/>
          <w:szCs w:val="24"/>
          <w:lang w:val="en-GB"/>
        </w:rPr>
        <w:t>Metta, G., Sandini, G., Vernon, D., Natale, L., Nori, F. (2008). iCub: th</w:t>
      </w:r>
      <w:r>
        <w:rPr>
          <w:rFonts w:ascii="Times New Roman" w:hAnsi="Times New Roman" w:cs="Times New Roman"/>
          <w:sz w:val="24"/>
          <w:szCs w:val="24"/>
          <w:lang w:val="en-GB"/>
        </w:rPr>
        <w:t>e open humanoid robot designed for learning and developing complex cognitive tasks</w:t>
      </w:r>
      <w:r w:rsidRPr="00786ADF">
        <w:rPr>
          <w:rFonts w:ascii="Times New Roman" w:hAnsi="Times New Roman" w:cs="Times New Roman"/>
          <w:i/>
          <w:iCs/>
          <w:sz w:val="24"/>
          <w:szCs w:val="24"/>
          <w:lang w:val="en-GB"/>
        </w:rPr>
        <w:t>. Proceedings of the 8th Workshop on Performance Metrics for Intelligent Systems</w:t>
      </w:r>
      <w:r>
        <w:rPr>
          <w:rFonts w:ascii="Times New Roman" w:hAnsi="Times New Roman" w:cs="Times New Roman"/>
          <w:sz w:val="24"/>
          <w:szCs w:val="24"/>
          <w:lang w:val="en-GB"/>
        </w:rPr>
        <w:t>,50-56.</w:t>
      </w:r>
      <w:r>
        <w:rPr>
          <w:rFonts w:ascii="Courier New" w:hAnsi="Courier New" w:cs="Courier New"/>
          <w:i/>
          <w:iCs/>
          <w:color w:val="333333"/>
          <w:sz w:val="18"/>
          <w:szCs w:val="18"/>
          <w:shd w:val="clear" w:color="auto" w:fill="F0F0F0"/>
          <w:lang w:val="en-GB"/>
        </w:rPr>
        <w:t xml:space="preserve"> </w:t>
      </w:r>
      <w:hyperlink r:id="rId34" w:history="1">
        <w:r w:rsidRPr="00E00B12">
          <w:rPr>
            <w:lang w:val="en-GB"/>
          </w:rPr>
          <w:t>https://doi.org/10.1145/1774674.1774683</w:t>
        </w:r>
      </w:hyperlink>
    </w:p>
    <w:p w14:paraId="5061EA0D" w14:textId="77777777" w:rsidR="00AF344E" w:rsidRPr="0055550E" w:rsidRDefault="00AF344E" w:rsidP="00AE490D">
      <w:pPr>
        <w:spacing w:line="360" w:lineRule="auto"/>
        <w:ind w:left="709" w:hanging="709"/>
        <w:jc w:val="both"/>
        <w:rPr>
          <w:rFonts w:ascii="Times New Roman" w:hAnsi="Times New Roman" w:cs="Times New Roman"/>
          <w:sz w:val="24"/>
          <w:szCs w:val="24"/>
          <w:lang w:val="en-GB"/>
        </w:rPr>
      </w:pPr>
      <w:r w:rsidRPr="00E00B12">
        <w:rPr>
          <w:rFonts w:ascii="Times New Roman" w:hAnsi="Times New Roman" w:cs="Times New Roman"/>
          <w:sz w:val="24"/>
          <w:szCs w:val="24"/>
          <w:lang w:val="en-GB"/>
        </w:rPr>
        <w:t xml:space="preserve">Minato T., Shimada M., Ishiguro H., Itakura S. (2004) Development of an Android Robot for Studying Human-Robot Interaction. In: Orchard B., Yang C., Ali M. (eds) </w:t>
      </w:r>
      <w:r w:rsidRPr="00E00B12">
        <w:rPr>
          <w:rFonts w:ascii="Times New Roman" w:hAnsi="Times New Roman" w:cs="Times New Roman"/>
          <w:i/>
          <w:iCs/>
          <w:sz w:val="24"/>
          <w:szCs w:val="24"/>
          <w:lang w:val="en-GB"/>
        </w:rPr>
        <w:t>Innovations in Applied Artificial Intelligence.</w:t>
      </w:r>
      <w:r w:rsidRPr="00E00B12">
        <w:rPr>
          <w:rFonts w:ascii="Times New Roman" w:hAnsi="Times New Roman" w:cs="Times New Roman"/>
          <w:sz w:val="24"/>
          <w:szCs w:val="24"/>
          <w:lang w:val="en-GB"/>
        </w:rPr>
        <w:t xml:space="preserve"> </w:t>
      </w:r>
      <w:r w:rsidRPr="00CD20BF">
        <w:rPr>
          <w:rFonts w:ascii="Times New Roman" w:hAnsi="Times New Roman" w:cs="Times New Roman"/>
          <w:i/>
          <w:iCs/>
          <w:sz w:val="24"/>
          <w:szCs w:val="24"/>
          <w:lang w:val="en-GB"/>
        </w:rPr>
        <w:t>Lecture Notes in Computer Science, 3029</w:t>
      </w:r>
      <w:r w:rsidRPr="00E00B12">
        <w:rPr>
          <w:rFonts w:ascii="Times New Roman" w:hAnsi="Times New Roman" w:cs="Times New Roman"/>
          <w:sz w:val="24"/>
          <w:szCs w:val="24"/>
          <w:lang w:val="en-GB"/>
        </w:rPr>
        <w:t>. Springer, Berlin, Heidelberg</w:t>
      </w:r>
    </w:p>
    <w:p w14:paraId="575CE125" w14:textId="77777777" w:rsidR="00AF344E" w:rsidRPr="00B51ECC" w:rsidRDefault="00AF344E" w:rsidP="00AE490D">
      <w:pPr>
        <w:spacing w:line="360" w:lineRule="auto"/>
        <w:ind w:left="709" w:hanging="709"/>
        <w:jc w:val="both"/>
        <w:rPr>
          <w:rFonts w:ascii="Times New Roman" w:hAnsi="Times New Roman" w:cs="Times New Roman"/>
          <w:sz w:val="24"/>
          <w:szCs w:val="24"/>
          <w:lang w:val="en-GB"/>
        </w:rPr>
      </w:pPr>
      <w:r w:rsidRPr="00AE490D">
        <w:rPr>
          <w:rFonts w:ascii="Times New Roman" w:hAnsi="Times New Roman" w:cs="Times New Roman"/>
          <w:sz w:val="24"/>
          <w:szCs w:val="24"/>
          <w:lang w:val="en-GB"/>
        </w:rPr>
        <w:t xml:space="preserve">Mori, M., MacDorman, K.F., Kageki, N. (1970/2012). </w:t>
      </w:r>
      <w:r w:rsidRPr="00B51ECC">
        <w:rPr>
          <w:rFonts w:ascii="Times New Roman" w:hAnsi="Times New Roman" w:cs="Times New Roman"/>
          <w:sz w:val="24"/>
          <w:szCs w:val="24"/>
          <w:lang w:val="en-GB"/>
        </w:rPr>
        <w:t xml:space="preserve">The Uncanny Valley. </w:t>
      </w:r>
      <w:r w:rsidRPr="00B51ECC">
        <w:rPr>
          <w:rFonts w:ascii="Times New Roman" w:hAnsi="Times New Roman" w:cs="Times New Roman"/>
          <w:i/>
          <w:iCs/>
          <w:sz w:val="24"/>
          <w:szCs w:val="24"/>
          <w:lang w:val="en-GB"/>
        </w:rPr>
        <w:t>IEEE Robotics and Automation Magazine</w:t>
      </w:r>
      <w:r>
        <w:rPr>
          <w:rFonts w:ascii="Times New Roman" w:hAnsi="Times New Roman" w:cs="Times New Roman"/>
          <w:i/>
          <w:iCs/>
          <w:sz w:val="24"/>
          <w:szCs w:val="24"/>
          <w:lang w:val="en-GB"/>
        </w:rPr>
        <w:t>,</w:t>
      </w:r>
      <w:r w:rsidRPr="00B51ECC">
        <w:rPr>
          <w:rFonts w:ascii="Times New Roman" w:hAnsi="Times New Roman" w:cs="Times New Roman"/>
          <w:i/>
          <w:iCs/>
          <w:sz w:val="24"/>
          <w:szCs w:val="24"/>
          <w:lang w:val="en-GB"/>
        </w:rPr>
        <w:t xml:space="preserve"> 19(2)</w:t>
      </w:r>
      <w:r>
        <w:rPr>
          <w:rFonts w:ascii="Times New Roman" w:hAnsi="Times New Roman" w:cs="Times New Roman"/>
          <w:i/>
          <w:iCs/>
          <w:sz w:val="24"/>
          <w:szCs w:val="24"/>
          <w:lang w:val="en-GB"/>
        </w:rPr>
        <w:t>,</w:t>
      </w:r>
      <w:r w:rsidRPr="00B51ECC">
        <w:rPr>
          <w:rFonts w:ascii="Times New Roman" w:hAnsi="Times New Roman" w:cs="Times New Roman"/>
          <w:sz w:val="24"/>
          <w:szCs w:val="24"/>
          <w:lang w:val="en-GB"/>
        </w:rPr>
        <w:t xml:space="preserve"> 98-100. 10.1109/MRA.2012.2192811.</w:t>
      </w:r>
    </w:p>
    <w:p w14:paraId="21361BEA"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CD20BF">
        <w:rPr>
          <w:rFonts w:ascii="Times New Roman" w:hAnsi="Times New Roman" w:cs="Times New Roman"/>
          <w:sz w:val="24"/>
          <w:szCs w:val="24"/>
          <w:lang w:val="en-GB"/>
        </w:rPr>
        <w:t xml:space="preserve">O’Regan G. (2015) Unimation. In: </w:t>
      </w:r>
      <w:r w:rsidRPr="00CD20BF">
        <w:rPr>
          <w:rFonts w:ascii="Times New Roman" w:hAnsi="Times New Roman" w:cs="Times New Roman"/>
          <w:i/>
          <w:iCs/>
          <w:sz w:val="24"/>
          <w:szCs w:val="24"/>
          <w:lang w:val="en-GB"/>
        </w:rPr>
        <w:t>Pillars of Computing</w:t>
      </w:r>
      <w:r w:rsidRPr="00CD20BF">
        <w:rPr>
          <w:rFonts w:ascii="Times New Roman" w:hAnsi="Times New Roman" w:cs="Times New Roman"/>
          <w:sz w:val="24"/>
          <w:szCs w:val="24"/>
          <w:lang w:val="en-GB"/>
        </w:rPr>
        <w:t>. Springer, Cham</w:t>
      </w:r>
      <w:r>
        <w:rPr>
          <w:rFonts w:ascii="Times New Roman" w:hAnsi="Times New Roman" w:cs="Times New Roman"/>
          <w:sz w:val="24"/>
          <w:szCs w:val="24"/>
          <w:lang w:val="en-GB"/>
        </w:rPr>
        <w:t xml:space="preserve">. </w:t>
      </w:r>
      <w:hyperlink r:id="rId35" w:history="1">
        <w:r w:rsidRPr="00CD20BF">
          <w:rPr>
            <w:lang w:val="en-GB"/>
          </w:rPr>
          <w:t>https://doi.org/10.1007/978-3-319-21464-1_34</w:t>
        </w:r>
      </w:hyperlink>
    </w:p>
    <w:p w14:paraId="33D9A0D2" w14:textId="77777777" w:rsidR="00AF344E" w:rsidRPr="00EC0CEE" w:rsidRDefault="00AF344E" w:rsidP="00AE490D">
      <w:pPr>
        <w:spacing w:line="360" w:lineRule="auto"/>
        <w:ind w:left="709" w:hanging="709"/>
        <w:jc w:val="both"/>
        <w:rPr>
          <w:rFonts w:ascii="Times New Roman" w:hAnsi="Times New Roman" w:cs="Times New Roman"/>
          <w:sz w:val="24"/>
          <w:szCs w:val="24"/>
          <w:lang w:val="en-GB"/>
        </w:rPr>
      </w:pPr>
      <w:r w:rsidRPr="00EC0CEE">
        <w:rPr>
          <w:rFonts w:ascii="Times New Roman" w:hAnsi="Times New Roman" w:cs="Times New Roman"/>
          <w:sz w:val="24"/>
          <w:szCs w:val="24"/>
          <w:lang w:val="en-GB"/>
        </w:rPr>
        <w:lastRenderedPageBreak/>
        <w:t xml:space="preserve">Olivera-La Rosa, A. (2018). Wrong outside, wrong inside: A social functionalist approach to the uncanny feeling. New Ides in Psychology, 50,38-47. </w:t>
      </w:r>
      <w:hyperlink r:id="rId36" w:tgtFrame="_blank" w:tooltip="Persistent link using digital object identifier" w:history="1">
        <w:r w:rsidRPr="00EC0CEE">
          <w:rPr>
            <w:rFonts w:ascii="Times New Roman" w:hAnsi="Times New Roman" w:cs="Times New Roman"/>
            <w:sz w:val="24"/>
            <w:szCs w:val="24"/>
            <w:lang w:val="en-GB"/>
          </w:rPr>
          <w:t>https://doi.org/10.1016/j.newideapsych.2018.03.004</w:t>
        </w:r>
      </w:hyperlink>
    </w:p>
    <w:p w14:paraId="3EFB76B3"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B51ECC">
        <w:rPr>
          <w:rFonts w:ascii="Times New Roman" w:hAnsi="Times New Roman" w:cs="Times New Roman"/>
          <w:sz w:val="24"/>
          <w:szCs w:val="24"/>
          <w:lang w:val="en-GB"/>
        </w:rPr>
        <w:t xml:space="preserve">Piwek, L., Mckay, L.S., Pollick, F.E. (2013). Empirical evaluation of the uncanny valley hypothesis fails to confirm the predicted effect of motion. </w:t>
      </w:r>
      <w:r w:rsidRPr="00B51ECC">
        <w:rPr>
          <w:rFonts w:ascii="Times New Roman" w:hAnsi="Times New Roman" w:cs="Times New Roman"/>
          <w:i/>
          <w:iCs/>
          <w:sz w:val="24"/>
          <w:szCs w:val="24"/>
          <w:lang w:val="en-GB"/>
        </w:rPr>
        <w:t>Cognition, 130(3),</w:t>
      </w:r>
      <w:r w:rsidRPr="00B51ECC">
        <w:rPr>
          <w:rFonts w:ascii="Times New Roman" w:hAnsi="Times New Roman" w:cs="Times New Roman"/>
          <w:sz w:val="24"/>
          <w:szCs w:val="24"/>
          <w:lang w:val="en-GB"/>
        </w:rPr>
        <w:t xml:space="preserve"> 271-277. </w:t>
      </w:r>
      <w:hyperlink r:id="rId37" w:history="1">
        <w:r w:rsidRPr="00B51ECC">
          <w:rPr>
            <w:lang w:val="en-GB"/>
          </w:rPr>
          <w:t>http://dx.doi.org/10.1016/j.cognition.2013.11.001</w:t>
        </w:r>
      </w:hyperlink>
    </w:p>
    <w:p w14:paraId="500585C5" w14:textId="77777777" w:rsidR="00AF344E" w:rsidRPr="00EC0CEE" w:rsidRDefault="00AF344E" w:rsidP="00AE490D">
      <w:pPr>
        <w:spacing w:line="360" w:lineRule="auto"/>
        <w:ind w:left="709" w:hanging="709"/>
        <w:jc w:val="both"/>
        <w:rPr>
          <w:rFonts w:ascii="Times New Roman" w:hAnsi="Times New Roman" w:cs="Times New Roman"/>
          <w:spacing w:val="4"/>
          <w:sz w:val="24"/>
          <w:szCs w:val="24"/>
          <w:shd w:val="clear" w:color="auto" w:fill="FCFCFC"/>
          <w:lang w:val="de-DE"/>
        </w:rPr>
      </w:pPr>
      <w:r w:rsidRPr="00EC0CEE">
        <w:rPr>
          <w:rFonts w:ascii="Times New Roman" w:hAnsi="Times New Roman" w:cs="Times New Roman"/>
          <w:spacing w:val="4"/>
          <w:sz w:val="24"/>
          <w:szCs w:val="24"/>
          <w:shd w:val="clear" w:color="auto" w:fill="FCFCFC"/>
          <w:lang w:val="en-GB"/>
        </w:rPr>
        <w:t xml:space="preserve">Pollick F.E. (2010) In Search of the Uncanny Valley. </w:t>
      </w:r>
      <w:r w:rsidRPr="002855D5">
        <w:rPr>
          <w:rFonts w:ascii="Times New Roman" w:hAnsi="Times New Roman" w:cs="Times New Roman"/>
          <w:spacing w:val="4"/>
          <w:sz w:val="24"/>
          <w:szCs w:val="24"/>
          <w:shd w:val="clear" w:color="auto" w:fill="FCFCFC"/>
          <w:lang w:val="es-ES"/>
        </w:rPr>
        <w:t xml:space="preserve">In: Daras P., Ibarra O.M. (eds) User Centric Media. UCMEDIA 2009. </w:t>
      </w:r>
      <w:r w:rsidRPr="00EC0CEE">
        <w:rPr>
          <w:rFonts w:ascii="Times New Roman" w:hAnsi="Times New Roman" w:cs="Times New Roman"/>
          <w:spacing w:val="4"/>
          <w:sz w:val="24"/>
          <w:szCs w:val="24"/>
          <w:shd w:val="clear" w:color="auto" w:fill="FCFCFC"/>
          <w:lang w:val="en-GB"/>
        </w:rPr>
        <w:t xml:space="preserve">Lecture Notes of the Institute for Computer Sciences, Social Informatics and Telecommunications Engineering, vol 40. </w:t>
      </w:r>
      <w:r w:rsidRPr="00EC0CEE">
        <w:rPr>
          <w:rFonts w:ascii="Times New Roman" w:hAnsi="Times New Roman" w:cs="Times New Roman"/>
          <w:spacing w:val="4"/>
          <w:sz w:val="24"/>
          <w:szCs w:val="24"/>
          <w:shd w:val="clear" w:color="auto" w:fill="FCFCFC"/>
          <w:lang w:val="de-DE"/>
        </w:rPr>
        <w:t>Springer, Berlin, Heidelberg</w:t>
      </w:r>
    </w:p>
    <w:p w14:paraId="7EE9C11C" w14:textId="77777777" w:rsidR="00AF344E" w:rsidRPr="00EC0CEE" w:rsidRDefault="00AF344E" w:rsidP="00AE490D">
      <w:pPr>
        <w:spacing w:line="360" w:lineRule="auto"/>
        <w:ind w:left="709" w:hanging="709"/>
        <w:jc w:val="both"/>
        <w:rPr>
          <w:rFonts w:ascii="Times New Roman" w:hAnsi="Times New Roman" w:cs="Times New Roman"/>
          <w:sz w:val="24"/>
          <w:szCs w:val="24"/>
          <w:lang w:val="en-GB"/>
        </w:rPr>
      </w:pPr>
      <w:r w:rsidRPr="00EC0CEE">
        <w:rPr>
          <w:rFonts w:ascii="Times New Roman" w:hAnsi="Times New Roman" w:cs="Times New Roman"/>
          <w:sz w:val="24"/>
          <w:szCs w:val="24"/>
          <w:lang w:val="de-DE"/>
        </w:rPr>
        <w:t xml:space="preserve">Schwind, V. Leicht, K., Jäger, S., Wolf, K., Henze, N. (2018). </w:t>
      </w:r>
      <w:r w:rsidRPr="00EC0CEE">
        <w:rPr>
          <w:rFonts w:ascii="Times New Roman" w:hAnsi="Times New Roman" w:cs="Times New Roman"/>
          <w:sz w:val="24"/>
          <w:szCs w:val="24"/>
          <w:lang w:val="en-GB"/>
        </w:rPr>
        <w:t xml:space="preserve">Is there an uncanny valley of virtual animals? A quantitative and qualitative investigation. International Journal of Human-Computer Studies, 111,49-61. </w:t>
      </w:r>
      <w:hyperlink r:id="rId38" w:tgtFrame="_blank" w:tooltip="Persistent link using digital object identifier" w:history="1">
        <w:r w:rsidRPr="00EC0CEE">
          <w:rPr>
            <w:rFonts w:ascii="Times New Roman" w:hAnsi="Times New Roman" w:cs="Times New Roman"/>
            <w:sz w:val="24"/>
            <w:szCs w:val="24"/>
            <w:lang w:val="en-GB"/>
          </w:rPr>
          <w:t>https://doi.org/10.1016/j.ijhcs.2017.11.003</w:t>
        </w:r>
      </w:hyperlink>
    </w:p>
    <w:p w14:paraId="68A25A9C" w14:textId="77777777" w:rsidR="00AF344E" w:rsidRPr="00EC0CEE" w:rsidRDefault="00AF344E" w:rsidP="00AE490D">
      <w:pPr>
        <w:spacing w:line="360" w:lineRule="auto"/>
        <w:ind w:left="709" w:hanging="709"/>
        <w:jc w:val="both"/>
        <w:rPr>
          <w:rFonts w:ascii="Times New Roman" w:hAnsi="Times New Roman" w:cs="Times New Roman"/>
          <w:spacing w:val="4"/>
          <w:sz w:val="24"/>
          <w:szCs w:val="24"/>
          <w:shd w:val="clear" w:color="auto" w:fill="FCFCFC"/>
          <w:lang w:val="en-GB"/>
        </w:rPr>
      </w:pPr>
      <w:r w:rsidRPr="00EC0CEE">
        <w:rPr>
          <w:rFonts w:ascii="Times New Roman" w:hAnsi="Times New Roman" w:cs="Times New Roman"/>
          <w:spacing w:val="4"/>
          <w:sz w:val="24"/>
          <w:szCs w:val="24"/>
          <w:shd w:val="clear" w:color="auto" w:fill="FCFCFC"/>
          <w:lang w:val="en-GB"/>
        </w:rPr>
        <w:t>Shimada M., Minato T., Itakura S., Ishiguro H. (2018) Uncanny Valley of Androids and the Lateral Inhibition Hypothesis. In: Ishiguro H, Dalla Libera F. (eds) Geminoid Studies. Springer, Singapore</w:t>
      </w:r>
      <w:r>
        <w:rPr>
          <w:rFonts w:ascii="Times New Roman" w:hAnsi="Times New Roman" w:cs="Times New Roman"/>
          <w:spacing w:val="4"/>
          <w:sz w:val="24"/>
          <w:szCs w:val="24"/>
          <w:shd w:val="clear" w:color="auto" w:fill="FCFCFC"/>
          <w:lang w:val="en-GB"/>
        </w:rPr>
        <w:t>.</w:t>
      </w:r>
    </w:p>
    <w:p w14:paraId="377B1439" w14:textId="77777777" w:rsidR="00AF344E" w:rsidRPr="00572FC7" w:rsidRDefault="00AF344E" w:rsidP="00AE490D">
      <w:pPr>
        <w:spacing w:line="360" w:lineRule="auto"/>
        <w:ind w:left="709" w:hanging="709"/>
        <w:jc w:val="both"/>
        <w:rPr>
          <w:rFonts w:ascii="Times New Roman" w:hAnsi="Times New Roman" w:cs="Times New Roman"/>
          <w:sz w:val="24"/>
          <w:szCs w:val="24"/>
          <w:lang w:val="en-GB"/>
        </w:rPr>
      </w:pPr>
      <w:r w:rsidRPr="00572FC7">
        <w:rPr>
          <w:rFonts w:ascii="Georgia" w:eastAsia="Times New Roman" w:hAnsi="Georgia" w:cs="Times New Roman"/>
          <w:color w:val="323232"/>
          <w:sz w:val="24"/>
          <w:szCs w:val="24"/>
          <w:lang w:val="en-GB" w:eastAsia="nl-BE"/>
        </w:rPr>
        <w:br/>
      </w:r>
      <w:r w:rsidRPr="00572FC7">
        <w:rPr>
          <w:rFonts w:ascii="Times New Roman" w:hAnsi="Times New Roman" w:cs="Times New Roman"/>
          <w:sz w:val="24"/>
          <w:szCs w:val="24"/>
          <w:lang w:val="en-GB"/>
        </w:rPr>
        <w:t>Thompson, J.</w:t>
      </w:r>
      <w:r w:rsidRPr="00EC0CEE">
        <w:rPr>
          <w:rFonts w:ascii="Times New Roman" w:hAnsi="Times New Roman" w:cs="Times New Roman"/>
          <w:sz w:val="24"/>
          <w:szCs w:val="24"/>
          <w:lang w:val="en-GB"/>
        </w:rPr>
        <w:t>C.,</w:t>
      </w:r>
      <w:r w:rsidRPr="00572FC7">
        <w:rPr>
          <w:rFonts w:ascii="Times New Roman" w:hAnsi="Times New Roman" w:cs="Times New Roman"/>
          <w:sz w:val="24"/>
          <w:szCs w:val="24"/>
          <w:lang w:val="en-GB"/>
        </w:rPr>
        <w:t> Trafton, </w:t>
      </w:r>
      <w:r w:rsidRPr="00EC0CEE">
        <w:rPr>
          <w:rFonts w:ascii="Times New Roman" w:hAnsi="Times New Roman" w:cs="Times New Roman"/>
          <w:sz w:val="24"/>
          <w:szCs w:val="24"/>
          <w:lang w:val="en-GB"/>
        </w:rPr>
        <w:t xml:space="preserve">J.G., </w:t>
      </w:r>
      <w:r w:rsidRPr="00572FC7">
        <w:rPr>
          <w:rFonts w:ascii="Times New Roman" w:hAnsi="Times New Roman" w:cs="Times New Roman"/>
          <w:sz w:val="24"/>
          <w:szCs w:val="24"/>
          <w:lang w:val="en-GB"/>
        </w:rPr>
        <w:t>McKnight</w:t>
      </w:r>
      <w:r w:rsidRPr="00EC0CEE">
        <w:rPr>
          <w:rFonts w:ascii="Times New Roman" w:hAnsi="Times New Roman" w:cs="Times New Roman"/>
          <w:sz w:val="24"/>
          <w:szCs w:val="24"/>
          <w:lang w:val="en-GB"/>
        </w:rPr>
        <w:t xml:space="preserve">, P. (2011). </w:t>
      </w:r>
      <w:r w:rsidRPr="00572FC7">
        <w:rPr>
          <w:rFonts w:ascii="Times New Roman" w:hAnsi="Times New Roman" w:cs="Times New Roman"/>
          <w:sz w:val="24"/>
          <w:szCs w:val="24"/>
          <w:lang w:val="en-GB"/>
        </w:rPr>
        <w:t>The perception of humanness from the movements of synthetic agents</w:t>
      </w:r>
      <w:r w:rsidRPr="00EC0CEE">
        <w:rPr>
          <w:rFonts w:ascii="Times New Roman" w:hAnsi="Times New Roman" w:cs="Times New Roman"/>
          <w:sz w:val="24"/>
          <w:szCs w:val="24"/>
          <w:lang w:val="en-GB"/>
        </w:rPr>
        <w:t xml:space="preserve">. </w:t>
      </w:r>
      <w:r w:rsidRPr="00572FC7">
        <w:rPr>
          <w:rFonts w:ascii="Times New Roman" w:hAnsi="Times New Roman" w:cs="Times New Roman"/>
          <w:i/>
          <w:iCs/>
          <w:sz w:val="24"/>
          <w:szCs w:val="24"/>
          <w:lang w:val="en-GB"/>
        </w:rPr>
        <w:t>Perception, 40</w:t>
      </w:r>
      <w:r w:rsidRPr="00EC0CEE">
        <w:rPr>
          <w:rFonts w:ascii="Times New Roman" w:hAnsi="Times New Roman" w:cs="Times New Roman"/>
          <w:i/>
          <w:iCs/>
          <w:sz w:val="24"/>
          <w:szCs w:val="24"/>
          <w:lang w:val="en-GB"/>
        </w:rPr>
        <w:t>(6)</w:t>
      </w:r>
      <w:r w:rsidRPr="00EC0CEE">
        <w:rPr>
          <w:rFonts w:ascii="Times New Roman" w:hAnsi="Times New Roman" w:cs="Times New Roman"/>
          <w:sz w:val="24"/>
          <w:szCs w:val="24"/>
          <w:lang w:val="en-GB"/>
        </w:rPr>
        <w:t>,</w:t>
      </w:r>
      <w:r w:rsidRPr="00572FC7">
        <w:rPr>
          <w:rFonts w:ascii="Times New Roman" w:hAnsi="Times New Roman" w:cs="Times New Roman"/>
          <w:sz w:val="24"/>
          <w:szCs w:val="24"/>
          <w:lang w:val="en-GB"/>
        </w:rPr>
        <w:t> 695-705</w:t>
      </w:r>
      <w:r w:rsidRPr="00EC0CEE">
        <w:rPr>
          <w:rFonts w:ascii="Times New Roman" w:hAnsi="Times New Roman" w:cs="Times New Roman"/>
          <w:sz w:val="24"/>
          <w:szCs w:val="24"/>
          <w:lang w:val="en-GB"/>
        </w:rPr>
        <w:t xml:space="preserve">. </w:t>
      </w:r>
      <w:hyperlink r:id="rId39" w:history="1">
        <w:r w:rsidRPr="00EC0CEE">
          <w:rPr>
            <w:rFonts w:ascii="Times New Roman" w:hAnsi="Times New Roman" w:cs="Times New Roman"/>
            <w:sz w:val="24"/>
            <w:szCs w:val="24"/>
            <w:lang w:val="en-GB"/>
          </w:rPr>
          <w:t>https://doi.org/10.1068/p6900</w:t>
        </w:r>
      </w:hyperlink>
    </w:p>
    <w:p w14:paraId="07C3AAB9" w14:textId="77777777" w:rsidR="00AF344E" w:rsidRPr="00EA1B18" w:rsidRDefault="00AF344E" w:rsidP="00AE490D">
      <w:pPr>
        <w:spacing w:line="360" w:lineRule="auto"/>
        <w:ind w:left="709" w:hanging="709"/>
        <w:jc w:val="both"/>
        <w:rPr>
          <w:rFonts w:ascii="Times New Roman" w:hAnsi="Times New Roman" w:cs="Times New Roman"/>
          <w:sz w:val="24"/>
          <w:szCs w:val="24"/>
          <w:lang w:val="en-GB"/>
        </w:rPr>
      </w:pPr>
      <w:r w:rsidRPr="00CD20BF">
        <w:rPr>
          <w:rFonts w:ascii="Times New Roman" w:hAnsi="Times New Roman" w:cs="Times New Roman"/>
          <w:sz w:val="24"/>
          <w:szCs w:val="24"/>
          <w:lang w:val="en-GB"/>
        </w:rPr>
        <w:t xml:space="preserve">Tung FW., Chang TY. (2013) Exploring Children’s Attitudes towards Static and Moving Humanoid Robots. In: Kurosu M. (eds) </w:t>
      </w:r>
      <w:r w:rsidRPr="00CD20BF">
        <w:rPr>
          <w:rFonts w:ascii="Times New Roman" w:hAnsi="Times New Roman" w:cs="Times New Roman"/>
          <w:i/>
          <w:iCs/>
          <w:sz w:val="24"/>
          <w:szCs w:val="24"/>
          <w:lang w:val="en-GB"/>
        </w:rPr>
        <w:t>Human-Computer Interaction. Users and Contexts of Use. Lecture Notes in Computer Science, 8006.</w:t>
      </w:r>
      <w:r w:rsidRPr="00CD20BF">
        <w:rPr>
          <w:rFonts w:ascii="Times New Roman" w:hAnsi="Times New Roman" w:cs="Times New Roman"/>
          <w:sz w:val="24"/>
          <w:szCs w:val="24"/>
          <w:lang w:val="en-GB"/>
        </w:rPr>
        <w:t xml:space="preserve"> Springer, Berlin, Heidelberg. https://doi.org/10.1007/978-3-642-39265-8_26</w:t>
      </w:r>
    </w:p>
    <w:p w14:paraId="787930C7" w14:textId="77777777" w:rsidR="00AF344E" w:rsidRPr="002855D5" w:rsidRDefault="00AF344E" w:rsidP="00AE490D">
      <w:pPr>
        <w:spacing w:line="360" w:lineRule="auto"/>
        <w:ind w:left="709" w:hanging="709"/>
        <w:jc w:val="both"/>
        <w:rPr>
          <w:rFonts w:ascii="Times New Roman" w:hAnsi="Times New Roman" w:cs="Times New Roman"/>
          <w:sz w:val="24"/>
          <w:szCs w:val="24"/>
          <w:lang w:val="es-ES"/>
        </w:rPr>
      </w:pPr>
      <w:r w:rsidRPr="00F35D50">
        <w:rPr>
          <w:rFonts w:ascii="Times New Roman" w:hAnsi="Times New Roman" w:cs="Times New Roman"/>
          <w:sz w:val="24"/>
          <w:szCs w:val="24"/>
          <w:lang w:val="en-GB"/>
        </w:rPr>
        <w:t>Urgen, B.A., Kutas, M., Say</w:t>
      </w:r>
      <w:r>
        <w:rPr>
          <w:rFonts w:ascii="Times New Roman" w:hAnsi="Times New Roman" w:cs="Times New Roman"/>
          <w:sz w:val="24"/>
          <w:szCs w:val="24"/>
          <w:lang w:val="en-GB"/>
        </w:rPr>
        <w:t xml:space="preserve">gin, A.P. (2018). Uncanny valley as a window into predictive processing in the social brain. </w:t>
      </w:r>
      <w:r w:rsidRPr="002855D5">
        <w:rPr>
          <w:rFonts w:ascii="Times New Roman" w:hAnsi="Times New Roman" w:cs="Times New Roman"/>
          <w:i/>
          <w:iCs/>
          <w:sz w:val="24"/>
          <w:szCs w:val="24"/>
          <w:lang w:val="es-ES"/>
        </w:rPr>
        <w:t>Neuropsychologia, 114,</w:t>
      </w:r>
      <w:r w:rsidRPr="002855D5">
        <w:rPr>
          <w:rFonts w:ascii="Times New Roman" w:hAnsi="Times New Roman" w:cs="Times New Roman"/>
          <w:sz w:val="24"/>
          <w:szCs w:val="24"/>
          <w:lang w:val="es-ES"/>
        </w:rPr>
        <w:t xml:space="preserve"> 181-185. </w:t>
      </w:r>
      <w:hyperlink r:id="rId40" w:tgtFrame="_blank" w:tooltip="Persistent link using digital object identifier" w:history="1">
        <w:r w:rsidRPr="002855D5">
          <w:rPr>
            <w:rFonts w:ascii="Times New Roman" w:hAnsi="Times New Roman" w:cs="Times New Roman"/>
            <w:sz w:val="24"/>
            <w:szCs w:val="24"/>
            <w:lang w:val="es-ES"/>
          </w:rPr>
          <w:t>https://doi.org/10.1016/j.neuropsychologia.2018.04.027</w:t>
        </w:r>
      </w:hyperlink>
    </w:p>
    <w:p w14:paraId="5C513DA0" w14:textId="77777777" w:rsidR="00AF344E" w:rsidRDefault="00AF344E" w:rsidP="00AE490D">
      <w:pPr>
        <w:spacing w:line="360" w:lineRule="auto"/>
        <w:ind w:left="709" w:hanging="709"/>
        <w:jc w:val="both"/>
        <w:rPr>
          <w:rFonts w:ascii="Times New Roman" w:hAnsi="Times New Roman" w:cs="Times New Roman"/>
          <w:sz w:val="24"/>
          <w:szCs w:val="24"/>
          <w:lang w:val="en-GB"/>
        </w:rPr>
      </w:pPr>
      <w:r w:rsidRPr="002855D5">
        <w:rPr>
          <w:rFonts w:ascii="Times New Roman" w:hAnsi="Times New Roman" w:cs="Times New Roman"/>
          <w:sz w:val="24"/>
          <w:szCs w:val="24"/>
          <w:lang w:val="es-ES"/>
        </w:rPr>
        <w:lastRenderedPageBreak/>
        <w:t xml:space="preserve">Villacampa, J., Ingram, G.P.D., Corradi, G., Olivera-La Rosa, A. (2019). </w:t>
      </w:r>
      <w:r>
        <w:rPr>
          <w:rFonts w:ascii="Times New Roman" w:hAnsi="Times New Roman" w:cs="Times New Roman"/>
          <w:sz w:val="24"/>
          <w:szCs w:val="24"/>
          <w:lang w:val="en-GB"/>
        </w:rPr>
        <w:t>Applying an implicit approach to research on the uncanny feeling. Journal of Articles in Support of the Null Hypothesis, 16(1), 11-22.</w:t>
      </w:r>
    </w:p>
    <w:p w14:paraId="33B5FC5E" w14:textId="77777777" w:rsidR="00AF344E" w:rsidRPr="002362E8" w:rsidRDefault="00AF344E" w:rsidP="00AE490D">
      <w:pPr>
        <w:spacing w:line="360" w:lineRule="auto"/>
        <w:ind w:left="709" w:hanging="709"/>
        <w:jc w:val="both"/>
        <w:rPr>
          <w:rFonts w:ascii="Times New Roman" w:hAnsi="Times New Roman" w:cs="Times New Roman"/>
          <w:sz w:val="24"/>
          <w:szCs w:val="24"/>
          <w:lang w:val="en-GB"/>
        </w:rPr>
      </w:pPr>
      <w:r w:rsidRPr="002362E8">
        <w:rPr>
          <w:rFonts w:ascii="Times New Roman" w:hAnsi="Times New Roman" w:cs="Times New Roman"/>
          <w:sz w:val="24"/>
          <w:szCs w:val="24"/>
          <w:lang w:val="en-GB"/>
        </w:rPr>
        <w:t>Vukobratovi</w:t>
      </w:r>
      <w:r>
        <w:rPr>
          <w:rFonts w:ascii="Times New Roman" w:hAnsi="Times New Roman" w:cs="Times New Roman"/>
          <w:sz w:val="24"/>
          <w:szCs w:val="24"/>
          <w:lang w:val="en-GB"/>
        </w:rPr>
        <w:t>ć</w:t>
      </w:r>
      <w:r w:rsidRPr="002362E8">
        <w:rPr>
          <w:rFonts w:ascii="Times New Roman" w:hAnsi="Times New Roman" w:cs="Times New Roman"/>
          <w:sz w:val="24"/>
          <w:szCs w:val="24"/>
          <w:lang w:val="en-GB"/>
        </w:rPr>
        <w:t xml:space="preserve">, M. (2008). </w:t>
      </w:r>
      <w:r>
        <w:rPr>
          <w:rFonts w:ascii="Times New Roman" w:hAnsi="Times New Roman" w:cs="Times New Roman"/>
          <w:sz w:val="24"/>
          <w:szCs w:val="24"/>
          <w:lang w:val="en-GB"/>
        </w:rPr>
        <w:t xml:space="preserve">Active exoskeletal systems and beginning of the development of humanoid robotics. Advances in Nonlinear Analysis II, 2, 329-348. </w:t>
      </w:r>
    </w:p>
    <w:p w14:paraId="679F626F" w14:textId="77777777" w:rsidR="00AF344E" w:rsidRDefault="00AF344E" w:rsidP="00AE490D">
      <w:pPr>
        <w:spacing w:line="360" w:lineRule="auto"/>
        <w:ind w:left="709" w:hanging="709"/>
        <w:jc w:val="both"/>
        <w:rPr>
          <w:rFonts w:ascii="Times New Roman" w:hAnsi="Times New Roman" w:cs="Times New Roman"/>
          <w:sz w:val="32"/>
          <w:szCs w:val="32"/>
          <w:lang w:val="en-GB"/>
        </w:rPr>
      </w:pPr>
      <w:r w:rsidRPr="00572FC7">
        <w:rPr>
          <w:rFonts w:ascii="Times New Roman" w:hAnsi="Times New Roman" w:cs="Times New Roman"/>
          <w:color w:val="333333"/>
          <w:sz w:val="24"/>
          <w:szCs w:val="24"/>
          <w:shd w:val="clear" w:color="auto" w:fill="FFFFFF"/>
          <w:lang w:val="en-GB"/>
        </w:rPr>
        <w:t xml:space="preserve">Wada, K., Shibata, T., Saito, T., Sakamoto K., Tanie, K. (2005). Psychological and Social Effects of One Year Robot Assisted Activity on Elderly People at a Health Service Facility for the Aged. </w:t>
      </w:r>
      <w:r w:rsidRPr="00572FC7">
        <w:rPr>
          <w:rStyle w:val="Emphasis"/>
          <w:rFonts w:ascii="Times New Roman" w:hAnsi="Times New Roman" w:cs="Times New Roman"/>
          <w:color w:val="333333"/>
          <w:sz w:val="24"/>
          <w:szCs w:val="24"/>
          <w:shd w:val="clear" w:color="auto" w:fill="FFFFFF"/>
          <w:lang w:val="en-GB"/>
        </w:rPr>
        <w:t>Proceedings of the 2005 IEEE International Conference on Robotics and Automation</w:t>
      </w:r>
      <w:r w:rsidRPr="00572FC7">
        <w:rPr>
          <w:rFonts w:ascii="Times New Roman" w:hAnsi="Times New Roman" w:cs="Times New Roman"/>
          <w:color w:val="333333"/>
          <w:sz w:val="24"/>
          <w:szCs w:val="24"/>
          <w:shd w:val="clear" w:color="auto" w:fill="FFFFFF"/>
          <w:lang w:val="en-GB"/>
        </w:rPr>
        <w:t>. 2785-2790, doi: 10.1109/ROBOT.2005.1570535.</w:t>
      </w:r>
    </w:p>
    <w:p w14:paraId="689036AE" w14:textId="77777777" w:rsidR="00AF344E" w:rsidRPr="001F0F5B" w:rsidRDefault="00AF344E" w:rsidP="00AE490D">
      <w:pPr>
        <w:spacing w:line="360" w:lineRule="auto"/>
        <w:ind w:left="709" w:hanging="709"/>
        <w:jc w:val="both"/>
        <w:rPr>
          <w:rFonts w:ascii="Times New Roman" w:hAnsi="Times New Roman" w:cs="Times New Roman"/>
          <w:sz w:val="24"/>
          <w:szCs w:val="24"/>
          <w:lang w:val="en-GB"/>
        </w:rPr>
      </w:pPr>
      <w:r w:rsidRPr="00AE490D">
        <w:rPr>
          <w:rFonts w:ascii="Times New Roman" w:hAnsi="Times New Roman" w:cs="Times New Roman"/>
          <w:sz w:val="24"/>
          <w:szCs w:val="24"/>
          <w:lang w:val="en-GB"/>
        </w:rPr>
        <w:t xml:space="preserve">Wang, S., Rochat, P. (2017). </w:t>
      </w:r>
      <w:r w:rsidRPr="001F0F5B">
        <w:rPr>
          <w:rFonts w:ascii="Times New Roman" w:hAnsi="Times New Roman" w:cs="Times New Roman"/>
          <w:sz w:val="24"/>
          <w:szCs w:val="24"/>
          <w:lang w:val="en-GB"/>
        </w:rPr>
        <w:t>Human Perception of Animacy i</w:t>
      </w:r>
      <w:r>
        <w:rPr>
          <w:rFonts w:ascii="Times New Roman" w:hAnsi="Times New Roman" w:cs="Times New Roman"/>
          <w:sz w:val="24"/>
          <w:szCs w:val="24"/>
          <w:lang w:val="en-GB"/>
        </w:rPr>
        <w:t>n Light of the Uncanny Valley Phenomenon</w:t>
      </w:r>
      <w:r w:rsidRPr="001F0F5B">
        <w:rPr>
          <w:rFonts w:ascii="Times New Roman" w:hAnsi="Times New Roman" w:cs="Times New Roman"/>
          <w:i/>
          <w:iCs/>
          <w:sz w:val="24"/>
          <w:szCs w:val="24"/>
          <w:lang w:val="en-GB"/>
        </w:rPr>
        <w:t>. Perception, 46(12),</w:t>
      </w:r>
      <w:r>
        <w:rPr>
          <w:rFonts w:ascii="Times New Roman" w:hAnsi="Times New Roman" w:cs="Times New Roman"/>
          <w:sz w:val="24"/>
          <w:szCs w:val="24"/>
          <w:lang w:val="en-GB"/>
        </w:rPr>
        <w:t xml:space="preserve"> </w:t>
      </w:r>
      <w:r w:rsidRPr="001F0F5B">
        <w:rPr>
          <w:rFonts w:ascii="Times New Roman" w:hAnsi="Times New Roman" w:cs="Times New Roman"/>
          <w:sz w:val="24"/>
          <w:szCs w:val="24"/>
          <w:lang w:val="en-GB"/>
        </w:rPr>
        <w:t>1386-1411. doi:10.1177/0301006617722742</w:t>
      </w:r>
    </w:p>
    <w:p w14:paraId="7F8EA2CC" w14:textId="77777777" w:rsidR="00AF344E" w:rsidRPr="0094641B" w:rsidRDefault="00AF344E" w:rsidP="00AE490D">
      <w:pPr>
        <w:spacing w:line="360" w:lineRule="auto"/>
        <w:ind w:left="709" w:hanging="709"/>
        <w:jc w:val="both"/>
        <w:rPr>
          <w:rFonts w:ascii="Times New Roman" w:hAnsi="Times New Roman" w:cs="Times New Roman"/>
          <w:sz w:val="24"/>
          <w:szCs w:val="24"/>
          <w:lang w:val="fr-BE"/>
        </w:rPr>
      </w:pPr>
      <w:r w:rsidRPr="00EB6450">
        <w:rPr>
          <w:rFonts w:ascii="Times New Roman" w:hAnsi="Times New Roman" w:cs="Times New Roman"/>
          <w:sz w:val="24"/>
          <w:szCs w:val="24"/>
          <w:lang w:val="en-GB"/>
        </w:rPr>
        <w:t>Wisessing,</w:t>
      </w:r>
      <w:r>
        <w:rPr>
          <w:rFonts w:ascii="Times New Roman" w:hAnsi="Times New Roman" w:cs="Times New Roman"/>
          <w:sz w:val="24"/>
          <w:szCs w:val="24"/>
          <w:lang w:val="en-GB"/>
        </w:rPr>
        <w:t xml:space="preserve"> P.,</w:t>
      </w:r>
      <w:r w:rsidRPr="00EB6450">
        <w:rPr>
          <w:rFonts w:ascii="Times New Roman" w:hAnsi="Times New Roman" w:cs="Times New Roman"/>
          <w:sz w:val="24"/>
          <w:szCs w:val="24"/>
          <w:lang w:val="en-GB"/>
        </w:rPr>
        <w:t xml:space="preserve"> Zibrek,</w:t>
      </w:r>
      <w:r>
        <w:rPr>
          <w:rFonts w:ascii="Times New Roman" w:hAnsi="Times New Roman" w:cs="Times New Roman"/>
          <w:sz w:val="24"/>
          <w:szCs w:val="24"/>
          <w:lang w:val="en-GB"/>
        </w:rPr>
        <w:t xml:space="preserve"> K.,</w:t>
      </w:r>
      <w:r w:rsidRPr="00EB6450">
        <w:rPr>
          <w:rFonts w:ascii="Times New Roman" w:hAnsi="Times New Roman" w:cs="Times New Roman"/>
          <w:sz w:val="24"/>
          <w:szCs w:val="24"/>
          <w:lang w:val="en-GB"/>
        </w:rPr>
        <w:t xml:space="preserve"> Cunningham,</w:t>
      </w:r>
      <w:r>
        <w:rPr>
          <w:rFonts w:ascii="Times New Roman" w:hAnsi="Times New Roman" w:cs="Times New Roman"/>
          <w:sz w:val="24"/>
          <w:szCs w:val="24"/>
          <w:lang w:val="en-GB"/>
        </w:rPr>
        <w:t xml:space="preserve"> D.C.,</w:t>
      </w:r>
      <w:r w:rsidRPr="00EB6450">
        <w:rPr>
          <w:rFonts w:ascii="Times New Roman" w:hAnsi="Times New Roman" w:cs="Times New Roman"/>
          <w:sz w:val="24"/>
          <w:szCs w:val="24"/>
          <w:lang w:val="en-GB"/>
        </w:rPr>
        <w:t xml:space="preserve"> Dingliana,</w:t>
      </w:r>
      <w:r>
        <w:rPr>
          <w:rFonts w:ascii="Times New Roman" w:hAnsi="Times New Roman" w:cs="Times New Roman"/>
          <w:sz w:val="24"/>
          <w:szCs w:val="24"/>
          <w:lang w:val="en-GB"/>
        </w:rPr>
        <w:t xml:space="preserve"> J.,</w:t>
      </w:r>
      <w:r w:rsidRPr="00EB6450">
        <w:rPr>
          <w:rFonts w:ascii="Times New Roman" w:hAnsi="Times New Roman" w:cs="Times New Roman"/>
          <w:sz w:val="24"/>
          <w:szCs w:val="24"/>
          <w:lang w:val="en-GB"/>
        </w:rPr>
        <w:t xml:space="preserve"> McDonnell</w:t>
      </w:r>
      <w:r>
        <w:rPr>
          <w:rFonts w:ascii="Times New Roman" w:hAnsi="Times New Roman" w:cs="Times New Roman"/>
          <w:sz w:val="24"/>
          <w:szCs w:val="24"/>
          <w:lang w:val="en-GB"/>
        </w:rPr>
        <w:t>, R.</w:t>
      </w:r>
      <w:r w:rsidRPr="00EB645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Pr="00EB6450">
        <w:rPr>
          <w:rFonts w:ascii="Times New Roman" w:hAnsi="Times New Roman" w:cs="Times New Roman"/>
          <w:sz w:val="24"/>
          <w:szCs w:val="24"/>
          <w:lang w:val="en-GB"/>
        </w:rPr>
        <w:t>2020</w:t>
      </w:r>
      <w:r>
        <w:rPr>
          <w:rFonts w:ascii="Times New Roman" w:hAnsi="Times New Roman" w:cs="Times New Roman"/>
          <w:sz w:val="24"/>
          <w:szCs w:val="24"/>
          <w:lang w:val="en-GB"/>
        </w:rPr>
        <w:t>)</w:t>
      </w:r>
      <w:r w:rsidRPr="00EB6450">
        <w:rPr>
          <w:rFonts w:ascii="Times New Roman" w:hAnsi="Times New Roman" w:cs="Times New Roman"/>
          <w:sz w:val="24"/>
          <w:szCs w:val="24"/>
          <w:lang w:val="en-GB"/>
        </w:rPr>
        <w:t xml:space="preserve">. Enlighten Me: Importance of Brightness and Shadow for Character Emotion and Appeal. </w:t>
      </w:r>
      <w:r w:rsidRPr="00EB6450">
        <w:rPr>
          <w:rFonts w:ascii="Times New Roman" w:hAnsi="Times New Roman" w:cs="Times New Roman"/>
          <w:i/>
          <w:iCs/>
          <w:sz w:val="24"/>
          <w:szCs w:val="24"/>
          <w:lang w:val="en-GB"/>
        </w:rPr>
        <w:t>ACM Trans. Graph</w:t>
      </w:r>
      <w:r>
        <w:rPr>
          <w:rFonts w:ascii="Times New Roman" w:hAnsi="Times New Roman" w:cs="Times New Roman"/>
          <w:i/>
          <w:iCs/>
          <w:sz w:val="24"/>
          <w:szCs w:val="24"/>
          <w:lang w:val="en-GB"/>
        </w:rPr>
        <w:t>,</w:t>
      </w:r>
      <w:r w:rsidRPr="00EB6450">
        <w:rPr>
          <w:rFonts w:ascii="Times New Roman" w:hAnsi="Times New Roman" w:cs="Times New Roman"/>
          <w:i/>
          <w:iCs/>
          <w:sz w:val="24"/>
          <w:szCs w:val="24"/>
          <w:lang w:val="en-GB"/>
        </w:rPr>
        <w:t xml:space="preserve"> 39</w:t>
      </w:r>
      <w:r>
        <w:rPr>
          <w:rFonts w:ascii="Times New Roman" w:hAnsi="Times New Roman" w:cs="Times New Roman"/>
          <w:i/>
          <w:iCs/>
          <w:sz w:val="24"/>
          <w:szCs w:val="24"/>
          <w:lang w:val="en-GB"/>
        </w:rPr>
        <w:t>(</w:t>
      </w:r>
      <w:r w:rsidRPr="00EB6450">
        <w:rPr>
          <w:rFonts w:ascii="Times New Roman" w:hAnsi="Times New Roman" w:cs="Times New Roman"/>
          <w:i/>
          <w:iCs/>
          <w:sz w:val="24"/>
          <w:szCs w:val="24"/>
          <w:lang w:val="en-GB"/>
        </w:rPr>
        <w:t>3</w:t>
      </w:r>
      <w:r>
        <w:rPr>
          <w:rFonts w:ascii="Times New Roman" w:hAnsi="Times New Roman" w:cs="Times New Roman"/>
          <w:i/>
          <w:iCs/>
          <w:sz w:val="24"/>
          <w:szCs w:val="24"/>
          <w:lang w:val="en-GB"/>
        </w:rPr>
        <w:t>)</w:t>
      </w:r>
      <w:r w:rsidRPr="00EB6450">
        <w:rPr>
          <w:rFonts w:ascii="Times New Roman" w:hAnsi="Times New Roman" w:cs="Times New Roman"/>
          <w:sz w:val="24"/>
          <w:szCs w:val="24"/>
          <w:lang w:val="en-GB"/>
        </w:rPr>
        <w:t xml:space="preserve">, </w:t>
      </w:r>
      <w:r>
        <w:rPr>
          <w:rFonts w:ascii="Times New Roman" w:hAnsi="Times New Roman" w:cs="Times New Roman"/>
          <w:sz w:val="24"/>
          <w:szCs w:val="24"/>
          <w:lang w:val="en-GB"/>
        </w:rPr>
        <w:t>1-12</w:t>
      </w:r>
      <w:r w:rsidRPr="00EB6450">
        <w:rPr>
          <w:rFonts w:ascii="Times New Roman" w:hAnsi="Times New Roman" w:cs="Times New Roman"/>
          <w:sz w:val="24"/>
          <w:szCs w:val="24"/>
          <w:lang w:val="en-GB"/>
        </w:rPr>
        <w:t xml:space="preserve">. </w:t>
      </w:r>
      <w:r w:rsidRPr="0094641B">
        <w:rPr>
          <w:rFonts w:ascii="Times New Roman" w:hAnsi="Times New Roman" w:cs="Times New Roman"/>
          <w:sz w:val="24"/>
          <w:szCs w:val="24"/>
          <w:lang w:val="fr-BE"/>
        </w:rPr>
        <w:t>DOI:https://doi.org/10.1145/3383195</w:t>
      </w:r>
    </w:p>
    <w:p w14:paraId="1E087A67" w14:textId="77777777" w:rsidR="00AF344E" w:rsidRPr="00CD5B9F" w:rsidRDefault="00AF344E" w:rsidP="00AE490D">
      <w:pPr>
        <w:spacing w:line="360" w:lineRule="auto"/>
        <w:ind w:left="709" w:hanging="709"/>
        <w:jc w:val="both"/>
        <w:rPr>
          <w:rFonts w:ascii="Times New Roman" w:hAnsi="Times New Roman" w:cs="Times New Roman"/>
          <w:sz w:val="24"/>
          <w:szCs w:val="24"/>
          <w:lang w:val="en-GB"/>
        </w:rPr>
      </w:pPr>
      <w:r w:rsidRPr="0094641B">
        <w:rPr>
          <w:rFonts w:ascii="Times New Roman" w:hAnsi="Times New Roman" w:cs="Times New Roman"/>
          <w:sz w:val="24"/>
          <w:szCs w:val="24"/>
          <w:lang w:val="fr-BE"/>
        </w:rPr>
        <w:t xml:space="preserve">Wu, Y-H., Fassert, C., Rigaud, A-S. </w:t>
      </w:r>
      <w:r>
        <w:rPr>
          <w:rFonts w:ascii="Times New Roman" w:hAnsi="Times New Roman" w:cs="Times New Roman"/>
          <w:sz w:val="24"/>
          <w:szCs w:val="24"/>
          <w:lang w:val="en-GB"/>
        </w:rPr>
        <w:t xml:space="preserve">(2012). Designing robots for the elderly: Appearance issue and beyond. Archives of Gerontology and Geriatrics, 54(1),121-126. </w:t>
      </w:r>
      <w:r w:rsidRPr="00CD5B9F">
        <w:rPr>
          <w:rFonts w:ascii="Times New Roman" w:hAnsi="Times New Roman" w:cs="Times New Roman"/>
          <w:sz w:val="24"/>
          <w:szCs w:val="24"/>
          <w:lang w:val="en-GB"/>
        </w:rPr>
        <w:t>https://doi.org/10.1016/j.archger.2011.02.003</w:t>
      </w:r>
    </w:p>
    <w:p w14:paraId="464C727F" w14:textId="77777777" w:rsidR="00AF344E" w:rsidRPr="00CC6D67" w:rsidRDefault="00AF344E" w:rsidP="00AE490D">
      <w:pPr>
        <w:spacing w:line="360" w:lineRule="auto"/>
        <w:ind w:left="709" w:hanging="709"/>
        <w:jc w:val="both"/>
        <w:rPr>
          <w:rFonts w:ascii="Times New Roman" w:hAnsi="Times New Roman" w:cs="Times New Roman"/>
          <w:spacing w:val="4"/>
          <w:sz w:val="24"/>
          <w:szCs w:val="24"/>
          <w:shd w:val="clear" w:color="auto" w:fill="FCFCFC"/>
          <w:lang w:val="en-GB"/>
        </w:rPr>
      </w:pPr>
      <w:r w:rsidRPr="00CC6D67">
        <w:rPr>
          <w:rFonts w:ascii="Times New Roman" w:hAnsi="Times New Roman" w:cs="Times New Roman"/>
          <w:spacing w:val="4"/>
          <w:sz w:val="24"/>
          <w:szCs w:val="24"/>
          <w:shd w:val="clear" w:color="auto" w:fill="FCFCFC"/>
          <w:lang w:val="en-GB"/>
        </w:rPr>
        <w:t>Zheng, Y., Yamane, K. (2015). Adapting human motions to humanoid robots through time warping based on a general motion feasibility index.</w:t>
      </w:r>
      <w:r w:rsidRPr="00CC6D67">
        <w:rPr>
          <w:rFonts w:ascii="Times New Roman" w:hAnsi="Times New Roman" w:cs="Times New Roman"/>
          <w:i/>
          <w:iCs/>
          <w:spacing w:val="4"/>
          <w:sz w:val="24"/>
          <w:szCs w:val="24"/>
          <w:shd w:val="clear" w:color="auto" w:fill="FCFCFC"/>
          <w:lang w:val="en-GB"/>
        </w:rPr>
        <w:t xml:space="preserve"> IEEE International Conference on Robotics and Automation (ICRA)</w:t>
      </w:r>
      <w:r w:rsidRPr="00CC6D67">
        <w:rPr>
          <w:rFonts w:ascii="Times New Roman" w:hAnsi="Times New Roman" w:cs="Times New Roman"/>
          <w:spacing w:val="4"/>
          <w:sz w:val="24"/>
          <w:szCs w:val="24"/>
          <w:shd w:val="clear" w:color="auto" w:fill="FCFCFC"/>
          <w:lang w:val="en-GB"/>
        </w:rPr>
        <w:t>, 6281-6288. doi: 10.1109/ICRA.2015.7140081.</w:t>
      </w:r>
    </w:p>
    <w:p w14:paraId="7DD14B00" w14:textId="77777777" w:rsidR="00AF344E" w:rsidRPr="00CC6D67" w:rsidRDefault="00AF344E" w:rsidP="00AE490D">
      <w:pPr>
        <w:spacing w:line="360" w:lineRule="auto"/>
        <w:ind w:left="709" w:hanging="709"/>
        <w:jc w:val="both"/>
        <w:rPr>
          <w:rFonts w:ascii="Times New Roman" w:hAnsi="Times New Roman" w:cs="Times New Roman"/>
          <w:spacing w:val="4"/>
          <w:sz w:val="24"/>
          <w:szCs w:val="24"/>
          <w:shd w:val="clear" w:color="auto" w:fill="FCFCFC"/>
          <w:lang w:val="en-GB"/>
        </w:rPr>
      </w:pPr>
      <w:r w:rsidRPr="00CC6D67">
        <w:rPr>
          <w:rFonts w:ascii="Times New Roman" w:hAnsi="Times New Roman" w:cs="Times New Roman"/>
          <w:spacing w:val="4"/>
          <w:sz w:val="24"/>
          <w:szCs w:val="24"/>
          <w:shd w:val="clear" w:color="auto" w:fill="FCFCFC"/>
          <w:lang w:val="en-GB"/>
        </w:rPr>
        <w:t xml:space="preserve">Złotowski J.A., Sumioka H., Nishio S., Glas D.F., Bartneck C., Ishiguro H. (2018) </w:t>
      </w:r>
      <w:r w:rsidRPr="00CC6D67">
        <w:rPr>
          <w:rFonts w:ascii="Times New Roman" w:hAnsi="Times New Roman" w:cs="Times New Roman"/>
          <w:i/>
          <w:iCs/>
          <w:spacing w:val="4"/>
          <w:sz w:val="24"/>
          <w:szCs w:val="24"/>
          <w:shd w:val="clear" w:color="auto" w:fill="FCFCFC"/>
          <w:lang w:val="en-GB"/>
        </w:rPr>
        <w:t>Persistence of the Uncanny Valley</w:t>
      </w:r>
      <w:r w:rsidRPr="00CC6D67">
        <w:rPr>
          <w:rFonts w:ascii="Times New Roman" w:hAnsi="Times New Roman" w:cs="Times New Roman"/>
          <w:spacing w:val="4"/>
          <w:sz w:val="24"/>
          <w:szCs w:val="24"/>
          <w:shd w:val="clear" w:color="auto" w:fill="FCFCFC"/>
          <w:lang w:val="en-GB"/>
        </w:rPr>
        <w:t>. In: Ishiguro H., Dalla Libera F. (eds) Geminoid Studies. Springer, Singapore</w:t>
      </w:r>
      <w:r>
        <w:rPr>
          <w:rFonts w:ascii="Times New Roman" w:hAnsi="Times New Roman" w:cs="Times New Roman"/>
          <w:spacing w:val="4"/>
          <w:sz w:val="24"/>
          <w:szCs w:val="24"/>
          <w:shd w:val="clear" w:color="auto" w:fill="FCFCFC"/>
          <w:lang w:val="en-GB"/>
        </w:rPr>
        <w:t>.</w:t>
      </w:r>
    </w:p>
    <w:p w14:paraId="7A2CC4D5" w14:textId="77777777" w:rsidR="00DC0375" w:rsidRPr="00CD5B9F" w:rsidRDefault="00DC0375" w:rsidP="00AE490D">
      <w:pPr>
        <w:spacing w:line="360" w:lineRule="auto"/>
        <w:ind w:left="709" w:hanging="709"/>
        <w:jc w:val="both"/>
        <w:rPr>
          <w:rFonts w:ascii="Times New Roman" w:hAnsi="Times New Roman" w:cs="Times New Roman"/>
          <w:sz w:val="24"/>
          <w:szCs w:val="24"/>
          <w:lang w:val="en-GB"/>
        </w:rPr>
      </w:pPr>
    </w:p>
    <w:p w14:paraId="22284912" w14:textId="77777777" w:rsidR="00DC0375" w:rsidRPr="00CD5B9F" w:rsidRDefault="00DC0375" w:rsidP="00AE490D">
      <w:pPr>
        <w:spacing w:line="360" w:lineRule="auto"/>
        <w:ind w:left="709" w:hanging="709"/>
        <w:jc w:val="both"/>
        <w:rPr>
          <w:rFonts w:ascii="Times New Roman" w:hAnsi="Times New Roman" w:cs="Times New Roman"/>
          <w:sz w:val="24"/>
          <w:szCs w:val="24"/>
          <w:lang w:val="en-GB"/>
        </w:rPr>
      </w:pPr>
    </w:p>
    <w:p w14:paraId="065F149C" w14:textId="77777777" w:rsidR="00630685" w:rsidRPr="00CD5B9F" w:rsidRDefault="00630685" w:rsidP="00EB6C51">
      <w:pPr>
        <w:jc w:val="both"/>
        <w:rPr>
          <w:rFonts w:ascii="Times New Roman" w:hAnsi="Times New Roman" w:cs="Times New Roman"/>
          <w:b/>
          <w:bCs/>
          <w:sz w:val="28"/>
          <w:szCs w:val="28"/>
          <w:lang w:val="en-GB"/>
        </w:rPr>
      </w:pPr>
    </w:p>
    <w:sectPr w:rsidR="00630685" w:rsidRPr="00CD5B9F" w:rsidSect="000726E4">
      <w:footerReference w:type="default" r:id="rId41"/>
      <w:headerReference w:type="first" r:id="rId42"/>
      <w:footerReference w:type="first" r:id="rId43"/>
      <w:pgSz w:w="11906" w:h="16838"/>
      <w:pgMar w:top="1701" w:right="1701" w:bottom="1701" w:left="1701" w:header="709" w:footer="709" w:gutter="0"/>
      <w:pgNumType w:start="0" w:chapStyle="3"/>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 w:author="Sean" w:date="2021-05-17T15:52:00Z" w:initials="S">
    <w:p w14:paraId="551FBDCF" w14:textId="77777777" w:rsidR="0094641B" w:rsidRDefault="0094641B">
      <w:pPr>
        <w:pStyle w:val="CommentText"/>
        <w:rPr>
          <w:lang w:val="en-US"/>
        </w:rPr>
      </w:pPr>
      <w:r>
        <w:rPr>
          <w:rStyle w:val="CommentReference"/>
        </w:rPr>
        <w:annotationRef/>
      </w:r>
      <w:r w:rsidRPr="0094641B">
        <w:rPr>
          <w:lang w:val="en-US"/>
        </w:rPr>
        <w:t xml:space="preserve">If you can find higher quality images for </w:t>
      </w:r>
      <w:r>
        <w:rPr>
          <w:lang w:val="en-US"/>
        </w:rPr>
        <w:t>Figures 1-3 then I’d suggest doing so. If not, then no worries.</w:t>
      </w:r>
    </w:p>
    <w:p w14:paraId="64A23A33" w14:textId="77777777" w:rsidR="0094641B" w:rsidRDefault="0094641B">
      <w:pPr>
        <w:pStyle w:val="CommentText"/>
        <w:rPr>
          <w:lang w:val="en-US"/>
        </w:rPr>
      </w:pPr>
    </w:p>
    <w:p w14:paraId="16EFF5F9" w14:textId="70DD4F29" w:rsidR="0094641B" w:rsidRPr="0094641B" w:rsidRDefault="0094641B">
      <w:pPr>
        <w:pStyle w:val="CommentText"/>
        <w:rPr>
          <w:lang w:val="en-US"/>
        </w:rPr>
      </w:pPr>
      <w:r>
        <w:rPr>
          <w:lang w:val="en-US"/>
        </w:rPr>
        <w:t>Also add more to the legend of Figure 3.</w:t>
      </w:r>
    </w:p>
  </w:comment>
  <w:comment w:id="104" w:author="Sean" w:date="2021-05-17T17:27:00Z" w:initials="S">
    <w:p w14:paraId="3A4245AF" w14:textId="095F2AF7" w:rsidR="007F62AF" w:rsidRPr="007F62AF" w:rsidRDefault="007F62AF">
      <w:pPr>
        <w:pStyle w:val="CommentText"/>
        <w:rPr>
          <w:lang w:val="en-US"/>
        </w:rPr>
      </w:pPr>
      <w:r>
        <w:rPr>
          <w:rStyle w:val="CommentReference"/>
        </w:rPr>
        <w:annotationRef/>
      </w:r>
      <w:r w:rsidRPr="007F62AF">
        <w:rPr>
          <w:lang w:val="en-US"/>
        </w:rPr>
        <w:t>Check that this is accurate...</w:t>
      </w:r>
    </w:p>
  </w:comment>
  <w:comment w:id="105" w:author="Sean" w:date="2021-05-17T17:27:00Z" w:initials="S">
    <w:p w14:paraId="4A60C488" w14:textId="4EB1CFD8" w:rsidR="007F62AF" w:rsidRPr="007F62AF" w:rsidRDefault="007F62AF">
      <w:pPr>
        <w:pStyle w:val="CommentText"/>
        <w:rPr>
          <w:lang w:val="en-US"/>
        </w:rPr>
      </w:pPr>
      <w:r>
        <w:rPr>
          <w:rStyle w:val="CommentReference"/>
        </w:rPr>
        <w:annotationRef/>
      </w:r>
      <w:r w:rsidRPr="007F62AF">
        <w:rPr>
          <w:lang w:val="en-US"/>
        </w:rPr>
        <w:t xml:space="preserve">You should be able to find this information in the demographics section of the </w:t>
      </w:r>
      <w:r>
        <w:rPr>
          <w:lang w:val="en-US"/>
        </w:rPr>
        <w:t>R script.</w:t>
      </w:r>
    </w:p>
  </w:comment>
  <w:comment w:id="107" w:author="Sean" w:date="2021-05-17T17:38:00Z" w:initials="S">
    <w:p w14:paraId="097A3B6C" w14:textId="22F8A1D5" w:rsidR="008916BD" w:rsidRDefault="008916BD">
      <w:pPr>
        <w:pStyle w:val="CommentText"/>
        <w:rPr>
          <w:lang w:val="en-US"/>
        </w:rPr>
      </w:pPr>
      <w:r>
        <w:rPr>
          <w:rStyle w:val="CommentReference"/>
        </w:rPr>
        <w:annotationRef/>
      </w:r>
      <w:r w:rsidRPr="008916BD">
        <w:rPr>
          <w:lang w:val="en-US"/>
        </w:rPr>
        <w:t xml:space="preserve">Maybe read this section again </w:t>
      </w:r>
      <w:r>
        <w:rPr>
          <w:lang w:val="en-US"/>
        </w:rPr>
        <w:t xml:space="preserve">and see if you can separate the material about the stimuli and questions (see material I’ve highlighted in blue) into the Materials section (which usually covers the stimuli and responses assessed). And the procedure section (that outlines what the participants actually experienced). </w:t>
      </w:r>
    </w:p>
    <w:p w14:paraId="37653D80" w14:textId="7771B788" w:rsidR="008916BD" w:rsidRDefault="008916BD">
      <w:pPr>
        <w:pStyle w:val="CommentText"/>
        <w:rPr>
          <w:lang w:val="en-US"/>
        </w:rPr>
      </w:pPr>
    </w:p>
    <w:p w14:paraId="609AD20B" w14:textId="77777777" w:rsidR="008916BD" w:rsidRPr="008916BD" w:rsidRDefault="008916BD">
      <w:pPr>
        <w:pStyle w:val="CommentText"/>
        <w:rPr>
          <w:lang w:val="en-US"/>
        </w:rPr>
      </w:pPr>
    </w:p>
  </w:comment>
  <w:comment w:id="212" w:author="Sean" w:date="2021-05-17T17:40:00Z" w:initials="S">
    <w:p w14:paraId="2C2980C0" w14:textId="089C6096" w:rsidR="007F796A" w:rsidRDefault="007F796A">
      <w:pPr>
        <w:pStyle w:val="CommentText"/>
        <w:rPr>
          <w:lang w:val="en-US"/>
        </w:rPr>
      </w:pPr>
      <w:r>
        <w:rPr>
          <w:rStyle w:val="CommentReference"/>
        </w:rPr>
        <w:annotationRef/>
      </w:r>
      <w:r w:rsidRPr="007F796A">
        <w:rPr>
          <w:lang w:val="en-US"/>
        </w:rPr>
        <w:t xml:space="preserve">For instance, you could begin here by saying that participants navigated to </w:t>
      </w:r>
      <w:r>
        <w:rPr>
          <w:lang w:val="en-US"/>
        </w:rPr>
        <w:t xml:space="preserve">Prolific Academic, selected the study to take part in, received information about the study, and completed informed consent measures. Thereafter they received instructions (state what these were), completed a rating task (depending on what group they were in), and then answered some exploratory questions. </w:t>
      </w:r>
    </w:p>
    <w:p w14:paraId="72321E86" w14:textId="345198D6" w:rsidR="007F796A" w:rsidRDefault="007F796A">
      <w:pPr>
        <w:pStyle w:val="CommentText"/>
        <w:rPr>
          <w:lang w:val="en-US"/>
        </w:rPr>
      </w:pPr>
    </w:p>
    <w:p w14:paraId="39610995" w14:textId="3FA0AEDA" w:rsidR="007F796A" w:rsidRPr="007F796A" w:rsidRDefault="007F796A">
      <w:pPr>
        <w:pStyle w:val="CommentText"/>
        <w:rPr>
          <w:lang w:val="en-US"/>
        </w:rPr>
      </w:pPr>
      <w:r>
        <w:rPr>
          <w:lang w:val="en-US"/>
        </w:rPr>
        <w:t>Such an outline gives a better  sense of what the participant actually experienced.</w:t>
      </w:r>
    </w:p>
  </w:comment>
  <w:comment w:id="213" w:author="Sean" w:date="2021-05-17T17:36:00Z" w:initials="S">
    <w:p w14:paraId="5B9A45E4" w14:textId="77777777" w:rsidR="008916BD" w:rsidRDefault="008916BD">
      <w:pPr>
        <w:pStyle w:val="CommentText"/>
        <w:rPr>
          <w:lang w:val="en-US"/>
        </w:rPr>
      </w:pPr>
      <w:r>
        <w:rPr>
          <w:rStyle w:val="CommentReference"/>
        </w:rPr>
        <w:annotationRef/>
      </w:r>
      <w:r w:rsidRPr="008916BD">
        <w:rPr>
          <w:lang w:val="en-US"/>
        </w:rPr>
        <w:t>I don’t know wha</w:t>
      </w:r>
      <w:r>
        <w:rPr>
          <w:lang w:val="en-US"/>
        </w:rPr>
        <w:t>t you mean by ‘control experiment’ here? The two control experiments are not something we did (as far as I recall). Maybe think about this section some more.</w:t>
      </w:r>
    </w:p>
    <w:p w14:paraId="1952F62D" w14:textId="77777777" w:rsidR="008916BD" w:rsidRDefault="008916BD">
      <w:pPr>
        <w:pStyle w:val="CommentText"/>
        <w:rPr>
          <w:lang w:val="en-US"/>
        </w:rPr>
      </w:pPr>
    </w:p>
    <w:p w14:paraId="374BC684" w14:textId="04FDD7F8" w:rsidR="008916BD" w:rsidRPr="008916BD" w:rsidRDefault="008916BD">
      <w:pPr>
        <w:pStyle w:val="CommentText"/>
        <w:rPr>
          <w:lang w:val="en-US"/>
        </w:rPr>
      </w:pPr>
    </w:p>
  </w:comment>
  <w:comment w:id="226" w:author="Sean" w:date="2021-05-17T17:42:00Z" w:initials="S">
    <w:p w14:paraId="12A9585B" w14:textId="2B4BA828" w:rsidR="007F796A" w:rsidRDefault="007F796A">
      <w:pPr>
        <w:pStyle w:val="CommentText"/>
        <w:rPr>
          <w:lang w:val="en-US"/>
        </w:rPr>
      </w:pPr>
      <w:r>
        <w:rPr>
          <w:rStyle w:val="CommentReference"/>
        </w:rPr>
        <w:annotationRef/>
      </w:r>
      <w:r w:rsidRPr="007F796A">
        <w:rPr>
          <w:lang w:val="en-US"/>
        </w:rPr>
        <w:t xml:space="preserve">Ok – so you need to include </w:t>
      </w:r>
      <w:r>
        <w:rPr>
          <w:lang w:val="en-US"/>
        </w:rPr>
        <w:t>four sections in the Results:</w:t>
      </w:r>
    </w:p>
    <w:p w14:paraId="2279FFFC" w14:textId="77777777" w:rsidR="007F796A" w:rsidRDefault="007F796A">
      <w:pPr>
        <w:pStyle w:val="CommentText"/>
        <w:rPr>
          <w:lang w:val="en-US"/>
        </w:rPr>
      </w:pPr>
    </w:p>
    <w:p w14:paraId="54366E4D" w14:textId="77777777" w:rsidR="007F796A" w:rsidRDefault="007F796A" w:rsidP="007F796A">
      <w:pPr>
        <w:pStyle w:val="CommentText"/>
        <w:numPr>
          <w:ilvl w:val="0"/>
          <w:numId w:val="3"/>
        </w:numPr>
        <w:rPr>
          <w:lang w:val="en-US"/>
        </w:rPr>
      </w:pPr>
      <w:r w:rsidRPr="007F796A">
        <w:rPr>
          <w:b/>
          <w:lang w:val="en-US"/>
        </w:rPr>
        <w:t>Data exclusions</w:t>
      </w:r>
      <w:r>
        <w:rPr>
          <w:lang w:val="en-US"/>
        </w:rPr>
        <w:t>. Here you state what reasons data were excluded for, and if anyone was removed because of this.</w:t>
      </w:r>
    </w:p>
    <w:p w14:paraId="686B993A" w14:textId="2A2512B5" w:rsidR="007F796A" w:rsidRDefault="007F796A" w:rsidP="007F796A">
      <w:pPr>
        <w:pStyle w:val="CommentText"/>
        <w:numPr>
          <w:ilvl w:val="0"/>
          <w:numId w:val="3"/>
        </w:numPr>
        <w:rPr>
          <w:lang w:val="en-US"/>
        </w:rPr>
      </w:pPr>
      <w:r>
        <w:rPr>
          <w:lang w:val="en-US"/>
        </w:rPr>
        <w:t xml:space="preserve"> </w:t>
      </w:r>
      <w:r w:rsidRPr="007F796A">
        <w:rPr>
          <w:b/>
          <w:lang w:val="en-US"/>
        </w:rPr>
        <w:t>Data Processing</w:t>
      </w:r>
      <w:r>
        <w:rPr>
          <w:lang w:val="en-US"/>
        </w:rPr>
        <w:t xml:space="preserve">. Here you state how the raw data was transformed into the data that was eventually analyzed. </w:t>
      </w:r>
    </w:p>
    <w:p w14:paraId="1433FA8D" w14:textId="62D41555" w:rsidR="007F796A" w:rsidRDefault="007F796A" w:rsidP="007F796A">
      <w:pPr>
        <w:pStyle w:val="CommentText"/>
        <w:numPr>
          <w:ilvl w:val="0"/>
          <w:numId w:val="3"/>
        </w:numPr>
        <w:rPr>
          <w:lang w:val="en-US"/>
        </w:rPr>
      </w:pPr>
      <w:r w:rsidRPr="007F796A">
        <w:rPr>
          <w:b/>
          <w:lang w:val="en-US"/>
        </w:rPr>
        <w:t>Analytic Strategy</w:t>
      </w:r>
      <w:r>
        <w:rPr>
          <w:lang w:val="en-US"/>
        </w:rPr>
        <w:t xml:space="preserve">. Here you state what analyses will be carried out </w:t>
      </w:r>
      <w:r w:rsidRPr="007F796A">
        <w:rPr>
          <w:lang w:val="en-US"/>
        </w:rPr>
        <w:t xml:space="preserve"> </w:t>
      </w:r>
      <w:r>
        <w:rPr>
          <w:lang w:val="en-US"/>
        </w:rPr>
        <w:t xml:space="preserve">so the reader can see what IVs and DVs you are examining. </w:t>
      </w:r>
    </w:p>
    <w:p w14:paraId="7D43571C" w14:textId="3460393F" w:rsidR="007F796A" w:rsidRDefault="007F796A" w:rsidP="007F796A">
      <w:pPr>
        <w:pStyle w:val="CommentText"/>
        <w:numPr>
          <w:ilvl w:val="0"/>
          <w:numId w:val="3"/>
        </w:numPr>
        <w:rPr>
          <w:lang w:val="en-US"/>
        </w:rPr>
      </w:pPr>
      <w:r>
        <w:rPr>
          <w:b/>
          <w:lang w:val="en-US"/>
        </w:rPr>
        <w:t>Hypothesis Testing</w:t>
      </w:r>
      <w:r w:rsidRPr="007F796A">
        <w:rPr>
          <w:lang w:val="en-US"/>
        </w:rPr>
        <w:t>.</w:t>
      </w:r>
      <w:r>
        <w:rPr>
          <w:lang w:val="en-US"/>
        </w:rPr>
        <w:t xml:space="preserve"> Here you state what hypotheses were analyzed and what you found.</w:t>
      </w:r>
    </w:p>
    <w:p w14:paraId="0732F0A4" w14:textId="77777777" w:rsidR="007F796A" w:rsidRDefault="007F796A" w:rsidP="007F796A">
      <w:pPr>
        <w:pStyle w:val="CommentText"/>
        <w:rPr>
          <w:lang w:val="en-US"/>
        </w:rPr>
      </w:pPr>
    </w:p>
    <w:p w14:paraId="4E6627FF" w14:textId="6EFEAA36" w:rsidR="007F796A" w:rsidRDefault="007F796A" w:rsidP="007F796A">
      <w:pPr>
        <w:pStyle w:val="CommentText"/>
        <w:rPr>
          <w:lang w:val="en-US"/>
        </w:rPr>
      </w:pPr>
      <w:r>
        <w:rPr>
          <w:lang w:val="en-US"/>
        </w:rPr>
        <w:t xml:space="preserve">For an example of this general structure see the following paper (see p.7): </w:t>
      </w:r>
    </w:p>
    <w:p w14:paraId="10CDB662" w14:textId="4DB55C2E" w:rsidR="007F796A" w:rsidRPr="007F796A" w:rsidRDefault="007F796A" w:rsidP="007F796A">
      <w:pPr>
        <w:pStyle w:val="CommentText"/>
        <w:rPr>
          <w:lang w:val="en-US"/>
        </w:rPr>
      </w:pPr>
      <w:hyperlink r:id="rId1" w:history="1">
        <w:r w:rsidRPr="00E26067">
          <w:rPr>
            <w:rStyle w:val="Hyperlink"/>
            <w:lang w:val="en-US"/>
          </w:rPr>
          <w:t>https://www.researchgate.net/publication/339974280_The_Shared_Features_Principle_If_two_objects_share_a_feature_people_assume_those_objects_also_share_other_features</w:t>
        </w:r>
      </w:hyperlink>
      <w:r>
        <w:rPr>
          <w:lang w:val="en-US"/>
        </w:rPr>
        <w:t xml:space="preserve"> </w:t>
      </w:r>
    </w:p>
  </w:comment>
  <w:comment w:id="227" w:author="Sean" w:date="2021-05-17T17:47:00Z" w:initials="S">
    <w:p w14:paraId="44A2C37C" w14:textId="4552B43B" w:rsidR="007F796A" w:rsidRPr="007F796A" w:rsidRDefault="007F796A">
      <w:pPr>
        <w:pStyle w:val="CommentText"/>
        <w:rPr>
          <w:lang w:val="en-US"/>
        </w:rPr>
      </w:pPr>
      <w:r>
        <w:rPr>
          <w:rStyle w:val="CommentReference"/>
        </w:rPr>
        <w:annotationRef/>
      </w:r>
      <w:r w:rsidRPr="007F796A">
        <w:rPr>
          <w:lang w:val="en-US"/>
        </w:rPr>
        <w:t xml:space="preserve">no need to mention the </w:t>
      </w:r>
      <w:r>
        <w:rPr>
          <w:lang w:val="en-US"/>
        </w:rPr>
        <w:t xml:space="preserve">Mean and SD </w:t>
      </w:r>
      <w:r w:rsidRPr="007F796A">
        <w:rPr>
          <w:lang w:val="en-US"/>
        </w:rPr>
        <w:t xml:space="preserve">age </w:t>
      </w:r>
      <w:r>
        <w:rPr>
          <w:lang w:val="en-US"/>
        </w:rPr>
        <w:t xml:space="preserve">for the final sample post exclusions. Just the overall sample and also only in the Participant section. </w:t>
      </w:r>
    </w:p>
  </w:comment>
  <w:comment w:id="228" w:author="Sean" w:date="2021-05-17T17:48:00Z" w:initials="S">
    <w:p w14:paraId="488C1255" w14:textId="45CCF47E" w:rsidR="007F796A" w:rsidRPr="007F796A" w:rsidRDefault="007F796A">
      <w:pPr>
        <w:pStyle w:val="CommentText"/>
        <w:rPr>
          <w:lang w:val="en-US"/>
        </w:rPr>
      </w:pPr>
      <w:r>
        <w:rPr>
          <w:rStyle w:val="CommentReference"/>
        </w:rPr>
        <w:annotationRef/>
      </w:r>
      <w:r w:rsidRPr="007F796A">
        <w:rPr>
          <w:lang w:val="en-US"/>
        </w:rPr>
        <w:t xml:space="preserve">You have to state what type of one way </w:t>
      </w:r>
      <w:r>
        <w:rPr>
          <w:lang w:val="en-US"/>
        </w:rPr>
        <w:t>ANOVA was performed (i.e., a one way ANOVA with Character Type [xx, yy, zz] as a within participant factor)</w:t>
      </w:r>
    </w:p>
  </w:comment>
  <w:comment w:id="242" w:author="Sean" w:date="2021-05-17T17:50:00Z" w:initials="S">
    <w:p w14:paraId="2F73452A" w14:textId="1F87D3F9" w:rsidR="007F796A" w:rsidRPr="007F796A" w:rsidRDefault="007F796A">
      <w:pPr>
        <w:pStyle w:val="CommentText"/>
        <w:rPr>
          <w:lang w:val="en-US"/>
        </w:rPr>
      </w:pPr>
      <w:r>
        <w:rPr>
          <w:rStyle w:val="CommentReference"/>
        </w:rPr>
        <w:annotationRef/>
      </w:r>
      <w:r w:rsidRPr="007F796A">
        <w:rPr>
          <w:lang w:val="en-US"/>
        </w:rPr>
        <w:t xml:space="preserve">You should interpret this main effect. </w:t>
      </w:r>
      <w:r>
        <w:rPr>
          <w:lang w:val="en-US"/>
        </w:rPr>
        <w:t>Is the pattern of Likeness ratings consistent with what we predicted they would be (see the Introduction)?</w:t>
      </w:r>
    </w:p>
  </w:comment>
  <w:comment w:id="244" w:author="Sean" w:date="2021-05-17T17:53:00Z" w:initials="S">
    <w:p w14:paraId="33A680FC" w14:textId="3FAAC93B" w:rsidR="007B4E39" w:rsidRPr="007B4E39" w:rsidRDefault="007B4E39">
      <w:pPr>
        <w:pStyle w:val="CommentText"/>
        <w:rPr>
          <w:lang w:val="en-US"/>
        </w:rPr>
      </w:pPr>
      <w:r>
        <w:rPr>
          <w:rStyle w:val="CommentReference"/>
        </w:rPr>
        <w:annotationRef/>
      </w:r>
      <w:r w:rsidRPr="007B4E39">
        <w:rPr>
          <w:lang w:val="en-US"/>
        </w:rPr>
        <w:t xml:space="preserve">You can basically do the same analyses as </w:t>
      </w:r>
      <w:r>
        <w:rPr>
          <w:lang w:val="en-US"/>
        </w:rPr>
        <w:t xml:space="preserve">Piwek et al did, and discuss if the same findings emerged or not. </w:t>
      </w:r>
    </w:p>
  </w:comment>
  <w:comment w:id="245" w:author="Sean" w:date="2021-05-17T17:52:00Z" w:initials="S">
    <w:p w14:paraId="564B0DA6" w14:textId="7B401DE4" w:rsidR="007B4E39" w:rsidRPr="007B4E39" w:rsidRDefault="007B4E39">
      <w:pPr>
        <w:pStyle w:val="CommentText"/>
        <w:rPr>
          <w:lang w:val="en-US"/>
        </w:rPr>
      </w:pPr>
      <w:r>
        <w:rPr>
          <w:rStyle w:val="CommentReference"/>
        </w:rPr>
        <w:annotationRef/>
      </w:r>
      <w:r w:rsidRPr="007B4E39">
        <w:rPr>
          <w:lang w:val="en-US"/>
        </w:rPr>
        <w:t xml:space="preserve">This material should be included in the </w:t>
      </w:r>
      <w:r>
        <w:rPr>
          <w:lang w:val="en-US"/>
        </w:rPr>
        <w:t>Results and not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EFF5F9" w15:done="0"/>
  <w15:commentEx w15:paraId="3A4245AF" w15:done="0"/>
  <w15:commentEx w15:paraId="4A60C488" w15:done="0"/>
  <w15:commentEx w15:paraId="609AD20B" w15:done="0"/>
  <w15:commentEx w15:paraId="39610995" w15:done="0"/>
  <w15:commentEx w15:paraId="374BC684" w15:done="0"/>
  <w15:commentEx w15:paraId="10CDB662" w15:done="0"/>
  <w15:commentEx w15:paraId="44A2C37C" w15:done="0"/>
  <w15:commentEx w15:paraId="488C1255" w15:done="0"/>
  <w15:commentEx w15:paraId="2F73452A" w15:done="0"/>
  <w15:commentEx w15:paraId="33A680FC" w15:done="0"/>
  <w15:commentEx w15:paraId="564B0DA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D8ACC9" w14:textId="77777777" w:rsidR="00E65FA2" w:rsidRDefault="00E65FA2" w:rsidP="00B517C5">
      <w:pPr>
        <w:spacing w:after="0" w:line="240" w:lineRule="auto"/>
      </w:pPr>
      <w:r>
        <w:separator/>
      </w:r>
    </w:p>
  </w:endnote>
  <w:endnote w:type="continuationSeparator" w:id="0">
    <w:p w14:paraId="6C4E4BCC" w14:textId="77777777" w:rsidR="00E65FA2" w:rsidRDefault="00E65FA2" w:rsidP="00B51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3631888"/>
      <w:docPartObj>
        <w:docPartGallery w:val="Page Numbers (Bottom of Page)"/>
        <w:docPartUnique/>
      </w:docPartObj>
    </w:sdtPr>
    <w:sdtEndPr/>
    <w:sdtContent>
      <w:p w14:paraId="498CAF30" w14:textId="2E1E6D8D" w:rsidR="00BF4584" w:rsidRDefault="00BF4584">
        <w:pPr>
          <w:pStyle w:val="Footer"/>
          <w:jc w:val="center"/>
        </w:pPr>
        <w:r>
          <w:fldChar w:fldCharType="begin"/>
        </w:r>
        <w:r>
          <w:instrText>PAGE   \* MERGEFORMAT</w:instrText>
        </w:r>
        <w:r>
          <w:fldChar w:fldCharType="separate"/>
        </w:r>
        <w:r w:rsidR="007B4E39" w:rsidRPr="007B4E39">
          <w:rPr>
            <w:noProof/>
            <w:lang w:val="nl-NL"/>
          </w:rPr>
          <w:t>24</w:t>
        </w:r>
        <w:r>
          <w:fldChar w:fldCharType="end"/>
        </w:r>
      </w:p>
    </w:sdtContent>
  </w:sdt>
  <w:p w14:paraId="5879160D" w14:textId="384FD6C7" w:rsidR="00BF4584" w:rsidRDefault="00BF45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E2488" w14:textId="183C522C" w:rsidR="00BF4584" w:rsidRDefault="00BF4584">
    <w:pPr>
      <w:pStyle w:val="Footer"/>
    </w:pPr>
    <w:r w:rsidRPr="001C260D">
      <w:rPr>
        <w:rFonts w:ascii="Times New Roman" w:hAnsi="Times New Roman" w:cs="Times New Roman"/>
        <w:b/>
        <w:bCs/>
        <w:i/>
        <w:iCs/>
        <w:noProof/>
        <w:sz w:val="28"/>
        <w:szCs w:val="28"/>
        <w:lang w:val="en-US"/>
      </w:rPr>
      <w:drawing>
        <wp:anchor distT="0" distB="0" distL="114300" distR="114300" simplePos="0" relativeHeight="251659264" behindDoc="1" locked="0" layoutInCell="0" allowOverlap="1" wp14:anchorId="5D291083" wp14:editId="7A563A5C">
          <wp:simplePos x="0" y="0"/>
          <wp:positionH relativeFrom="page">
            <wp:posOffset>318294</wp:posOffset>
          </wp:positionH>
          <wp:positionV relativeFrom="page">
            <wp:posOffset>9413875</wp:posOffset>
          </wp:positionV>
          <wp:extent cx="1908000" cy="1526400"/>
          <wp:effectExtent l="0" t="0" r="0" b="0"/>
          <wp:wrapNone/>
          <wp:docPr id="32" name="Logo 300 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UGent_NL_RGB_300_kleu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8000" cy="1526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70D46" w14:textId="77777777" w:rsidR="00E65FA2" w:rsidRDefault="00E65FA2" w:rsidP="00B517C5">
      <w:pPr>
        <w:spacing w:after="0" w:line="240" w:lineRule="auto"/>
      </w:pPr>
      <w:r>
        <w:separator/>
      </w:r>
    </w:p>
  </w:footnote>
  <w:footnote w:type="continuationSeparator" w:id="0">
    <w:p w14:paraId="7241BC8F" w14:textId="77777777" w:rsidR="00E65FA2" w:rsidRDefault="00E65FA2" w:rsidP="00B517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3E3" w14:textId="6D6A0F6E" w:rsidR="00BF4584" w:rsidRDefault="00BF4584">
    <w:pPr>
      <w:pStyle w:val="Header"/>
    </w:pPr>
    <w:r w:rsidRPr="001C260D">
      <w:rPr>
        <w:rFonts w:ascii="Times New Roman" w:hAnsi="Times New Roman" w:cs="Times New Roman"/>
        <w:b/>
        <w:bCs/>
        <w:i/>
        <w:iCs/>
        <w:noProof/>
        <w:sz w:val="28"/>
        <w:szCs w:val="28"/>
        <w:lang w:val="en-US"/>
      </w:rPr>
      <w:drawing>
        <wp:anchor distT="0" distB="0" distL="114300" distR="114300" simplePos="0" relativeHeight="251657216" behindDoc="0" locked="0" layoutInCell="1" allowOverlap="1" wp14:anchorId="18DED0AC" wp14:editId="36A8749C">
          <wp:simplePos x="0" y="0"/>
          <wp:positionH relativeFrom="page">
            <wp:posOffset>308610</wp:posOffset>
          </wp:positionH>
          <wp:positionV relativeFrom="page">
            <wp:posOffset>259080</wp:posOffset>
          </wp:positionV>
          <wp:extent cx="3810000" cy="1143000"/>
          <wp:effectExtent l="0" t="0" r="0" b="0"/>
          <wp:wrapNone/>
          <wp:docPr id="31" name="Afbeelding 31" descr="icoon_UGent_PP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PP_NL_RGB_2400_kle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5062D"/>
    <w:multiLevelType w:val="hybridMultilevel"/>
    <w:tmpl w:val="A35CA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2007DE"/>
    <w:multiLevelType w:val="hybridMultilevel"/>
    <w:tmpl w:val="951A8B2C"/>
    <w:lvl w:ilvl="0" w:tplc="DAB02736">
      <w:numFmt w:val="bullet"/>
      <w:lvlText w:val="-"/>
      <w:lvlJc w:val="left"/>
      <w:pPr>
        <w:ind w:left="1069" w:hanging="360"/>
      </w:pPr>
      <w:rPr>
        <w:rFonts w:ascii="Times New Roman" w:eastAsiaTheme="minorHAnsi" w:hAnsi="Times New Roman" w:cs="Times New Roman" w:hint="default"/>
        <w:b w:val="0"/>
        <w:sz w:val="24"/>
      </w:rPr>
    </w:lvl>
    <w:lvl w:ilvl="1" w:tplc="08130003" w:tentative="1">
      <w:start w:val="1"/>
      <w:numFmt w:val="bullet"/>
      <w:lvlText w:val="o"/>
      <w:lvlJc w:val="left"/>
      <w:pPr>
        <w:ind w:left="1789" w:hanging="360"/>
      </w:pPr>
      <w:rPr>
        <w:rFonts w:ascii="Courier New" w:hAnsi="Courier New" w:cs="Courier New" w:hint="default"/>
      </w:rPr>
    </w:lvl>
    <w:lvl w:ilvl="2" w:tplc="08130005" w:tentative="1">
      <w:start w:val="1"/>
      <w:numFmt w:val="bullet"/>
      <w:lvlText w:val=""/>
      <w:lvlJc w:val="left"/>
      <w:pPr>
        <w:ind w:left="2509" w:hanging="360"/>
      </w:pPr>
      <w:rPr>
        <w:rFonts w:ascii="Wingdings" w:hAnsi="Wingdings" w:hint="default"/>
      </w:rPr>
    </w:lvl>
    <w:lvl w:ilvl="3" w:tplc="08130001" w:tentative="1">
      <w:start w:val="1"/>
      <w:numFmt w:val="bullet"/>
      <w:lvlText w:val=""/>
      <w:lvlJc w:val="left"/>
      <w:pPr>
        <w:ind w:left="3229" w:hanging="360"/>
      </w:pPr>
      <w:rPr>
        <w:rFonts w:ascii="Symbol" w:hAnsi="Symbol" w:hint="default"/>
      </w:rPr>
    </w:lvl>
    <w:lvl w:ilvl="4" w:tplc="08130003" w:tentative="1">
      <w:start w:val="1"/>
      <w:numFmt w:val="bullet"/>
      <w:lvlText w:val="o"/>
      <w:lvlJc w:val="left"/>
      <w:pPr>
        <w:ind w:left="3949" w:hanging="360"/>
      </w:pPr>
      <w:rPr>
        <w:rFonts w:ascii="Courier New" w:hAnsi="Courier New" w:cs="Courier New" w:hint="default"/>
      </w:rPr>
    </w:lvl>
    <w:lvl w:ilvl="5" w:tplc="08130005" w:tentative="1">
      <w:start w:val="1"/>
      <w:numFmt w:val="bullet"/>
      <w:lvlText w:val=""/>
      <w:lvlJc w:val="left"/>
      <w:pPr>
        <w:ind w:left="4669" w:hanging="360"/>
      </w:pPr>
      <w:rPr>
        <w:rFonts w:ascii="Wingdings" w:hAnsi="Wingdings" w:hint="default"/>
      </w:rPr>
    </w:lvl>
    <w:lvl w:ilvl="6" w:tplc="08130001" w:tentative="1">
      <w:start w:val="1"/>
      <w:numFmt w:val="bullet"/>
      <w:lvlText w:val=""/>
      <w:lvlJc w:val="left"/>
      <w:pPr>
        <w:ind w:left="5389" w:hanging="360"/>
      </w:pPr>
      <w:rPr>
        <w:rFonts w:ascii="Symbol" w:hAnsi="Symbol" w:hint="default"/>
      </w:rPr>
    </w:lvl>
    <w:lvl w:ilvl="7" w:tplc="08130003" w:tentative="1">
      <w:start w:val="1"/>
      <w:numFmt w:val="bullet"/>
      <w:lvlText w:val="o"/>
      <w:lvlJc w:val="left"/>
      <w:pPr>
        <w:ind w:left="6109" w:hanging="360"/>
      </w:pPr>
      <w:rPr>
        <w:rFonts w:ascii="Courier New" w:hAnsi="Courier New" w:cs="Courier New" w:hint="default"/>
      </w:rPr>
    </w:lvl>
    <w:lvl w:ilvl="8" w:tplc="08130005" w:tentative="1">
      <w:start w:val="1"/>
      <w:numFmt w:val="bullet"/>
      <w:lvlText w:val=""/>
      <w:lvlJc w:val="left"/>
      <w:pPr>
        <w:ind w:left="6829" w:hanging="360"/>
      </w:pPr>
      <w:rPr>
        <w:rFonts w:ascii="Wingdings" w:hAnsi="Wingdings" w:hint="default"/>
      </w:rPr>
    </w:lvl>
  </w:abstractNum>
  <w:abstractNum w:abstractNumId="2" w15:restartNumberingAfterBreak="0">
    <w:nsid w:val="6043352F"/>
    <w:multiLevelType w:val="hybridMultilevel"/>
    <w:tmpl w:val="2EE68380"/>
    <w:lvl w:ilvl="0" w:tplc="142AE6A0">
      <w:numFmt w:val="bullet"/>
      <w:lvlText w:val="-"/>
      <w:lvlJc w:val="left"/>
      <w:pPr>
        <w:ind w:left="720" w:hanging="360"/>
      </w:pPr>
      <w:rPr>
        <w:rFonts w:ascii="Times New Roman" w:eastAsiaTheme="minorHAnsi" w:hAnsi="Times New Roman"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an">
    <w15:presenceInfo w15:providerId="None" w15:userId="Se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F5"/>
    <w:rsid w:val="00015EA3"/>
    <w:rsid w:val="000161C1"/>
    <w:rsid w:val="00016B72"/>
    <w:rsid w:val="000209A5"/>
    <w:rsid w:val="00027900"/>
    <w:rsid w:val="0003088A"/>
    <w:rsid w:val="00032588"/>
    <w:rsid w:val="00041FED"/>
    <w:rsid w:val="00045024"/>
    <w:rsid w:val="00045450"/>
    <w:rsid w:val="00062C1F"/>
    <w:rsid w:val="00070BEB"/>
    <w:rsid w:val="000726E4"/>
    <w:rsid w:val="00073FD9"/>
    <w:rsid w:val="000805E8"/>
    <w:rsid w:val="000809F2"/>
    <w:rsid w:val="00083732"/>
    <w:rsid w:val="0008719D"/>
    <w:rsid w:val="00090E5E"/>
    <w:rsid w:val="000912B0"/>
    <w:rsid w:val="00095856"/>
    <w:rsid w:val="000A0738"/>
    <w:rsid w:val="000A101C"/>
    <w:rsid w:val="000A2008"/>
    <w:rsid w:val="000A2863"/>
    <w:rsid w:val="000A4DC0"/>
    <w:rsid w:val="000C19C4"/>
    <w:rsid w:val="000C6BE1"/>
    <w:rsid w:val="000D5336"/>
    <w:rsid w:val="000D55E9"/>
    <w:rsid w:val="000D7FB7"/>
    <w:rsid w:val="000E09CB"/>
    <w:rsid w:val="000E3B55"/>
    <w:rsid w:val="000E48A6"/>
    <w:rsid w:val="000E698F"/>
    <w:rsid w:val="000F16C8"/>
    <w:rsid w:val="000F52FE"/>
    <w:rsid w:val="000F6419"/>
    <w:rsid w:val="00100D22"/>
    <w:rsid w:val="00107FF1"/>
    <w:rsid w:val="00110CB3"/>
    <w:rsid w:val="00126759"/>
    <w:rsid w:val="001270EA"/>
    <w:rsid w:val="00137B75"/>
    <w:rsid w:val="00137DFF"/>
    <w:rsid w:val="0014053C"/>
    <w:rsid w:val="0014464F"/>
    <w:rsid w:val="0014515B"/>
    <w:rsid w:val="00146666"/>
    <w:rsid w:val="001476E6"/>
    <w:rsid w:val="001567BC"/>
    <w:rsid w:val="00162B0C"/>
    <w:rsid w:val="0016372C"/>
    <w:rsid w:val="001638A0"/>
    <w:rsid w:val="00163CE8"/>
    <w:rsid w:val="001641F5"/>
    <w:rsid w:val="00164264"/>
    <w:rsid w:val="00171633"/>
    <w:rsid w:val="00171C7C"/>
    <w:rsid w:val="0018460D"/>
    <w:rsid w:val="001932C9"/>
    <w:rsid w:val="00194654"/>
    <w:rsid w:val="001963F0"/>
    <w:rsid w:val="00197902"/>
    <w:rsid w:val="001A66CB"/>
    <w:rsid w:val="001A7B40"/>
    <w:rsid w:val="001B32E6"/>
    <w:rsid w:val="001B50A0"/>
    <w:rsid w:val="001C154E"/>
    <w:rsid w:val="001C260D"/>
    <w:rsid w:val="001C320E"/>
    <w:rsid w:val="001C3D37"/>
    <w:rsid w:val="001C70C8"/>
    <w:rsid w:val="001D1A9F"/>
    <w:rsid w:val="001D37B0"/>
    <w:rsid w:val="001E2D1B"/>
    <w:rsid w:val="001E36AC"/>
    <w:rsid w:val="001E6DCC"/>
    <w:rsid w:val="001F0F5B"/>
    <w:rsid w:val="001F2FD0"/>
    <w:rsid w:val="001F4B99"/>
    <w:rsid w:val="001F5B5B"/>
    <w:rsid w:val="001F7571"/>
    <w:rsid w:val="002002FC"/>
    <w:rsid w:val="00201184"/>
    <w:rsid w:val="00202BAC"/>
    <w:rsid w:val="00203969"/>
    <w:rsid w:val="00207B4A"/>
    <w:rsid w:val="0021260F"/>
    <w:rsid w:val="002143A4"/>
    <w:rsid w:val="00220473"/>
    <w:rsid w:val="00221027"/>
    <w:rsid w:val="00226022"/>
    <w:rsid w:val="00251106"/>
    <w:rsid w:val="00252B1E"/>
    <w:rsid w:val="002543C1"/>
    <w:rsid w:val="00262896"/>
    <w:rsid w:val="0026561D"/>
    <w:rsid w:val="002709D3"/>
    <w:rsid w:val="00277AAB"/>
    <w:rsid w:val="00280690"/>
    <w:rsid w:val="00282879"/>
    <w:rsid w:val="00284C59"/>
    <w:rsid w:val="002855D5"/>
    <w:rsid w:val="002875F9"/>
    <w:rsid w:val="002912FF"/>
    <w:rsid w:val="00292ED3"/>
    <w:rsid w:val="002947F1"/>
    <w:rsid w:val="0029583E"/>
    <w:rsid w:val="002A0078"/>
    <w:rsid w:val="002A672C"/>
    <w:rsid w:val="002A6839"/>
    <w:rsid w:val="002A6A1D"/>
    <w:rsid w:val="002B2BF8"/>
    <w:rsid w:val="002C1BDC"/>
    <w:rsid w:val="002C2153"/>
    <w:rsid w:val="002C34AE"/>
    <w:rsid w:val="002C606E"/>
    <w:rsid w:val="002D7743"/>
    <w:rsid w:val="002E2247"/>
    <w:rsid w:val="002E5CB8"/>
    <w:rsid w:val="002E76E4"/>
    <w:rsid w:val="00303868"/>
    <w:rsid w:val="00303BC5"/>
    <w:rsid w:val="00307FCE"/>
    <w:rsid w:val="00312779"/>
    <w:rsid w:val="003130FB"/>
    <w:rsid w:val="00322F8D"/>
    <w:rsid w:val="00324B94"/>
    <w:rsid w:val="00332FDF"/>
    <w:rsid w:val="00335B09"/>
    <w:rsid w:val="00341270"/>
    <w:rsid w:val="0035182A"/>
    <w:rsid w:val="003556F5"/>
    <w:rsid w:val="00373FCF"/>
    <w:rsid w:val="00374BC6"/>
    <w:rsid w:val="00377236"/>
    <w:rsid w:val="003865AC"/>
    <w:rsid w:val="00392812"/>
    <w:rsid w:val="003932CC"/>
    <w:rsid w:val="00395EAA"/>
    <w:rsid w:val="003A1BE3"/>
    <w:rsid w:val="003B00BB"/>
    <w:rsid w:val="003B0EA8"/>
    <w:rsid w:val="003C29F8"/>
    <w:rsid w:val="003C7D16"/>
    <w:rsid w:val="003D46B0"/>
    <w:rsid w:val="003D756B"/>
    <w:rsid w:val="003D7DCC"/>
    <w:rsid w:val="003E1DC4"/>
    <w:rsid w:val="003E20F8"/>
    <w:rsid w:val="003E2FDA"/>
    <w:rsid w:val="003F0CB0"/>
    <w:rsid w:val="003F13F4"/>
    <w:rsid w:val="003F3BCC"/>
    <w:rsid w:val="004041EC"/>
    <w:rsid w:val="004044D0"/>
    <w:rsid w:val="00407C81"/>
    <w:rsid w:val="004115E4"/>
    <w:rsid w:val="004128B5"/>
    <w:rsid w:val="004137CB"/>
    <w:rsid w:val="00416823"/>
    <w:rsid w:val="00416991"/>
    <w:rsid w:val="004220F1"/>
    <w:rsid w:val="00425BB2"/>
    <w:rsid w:val="0042723E"/>
    <w:rsid w:val="00430570"/>
    <w:rsid w:val="0043210F"/>
    <w:rsid w:val="004328F1"/>
    <w:rsid w:val="00437CFE"/>
    <w:rsid w:val="00442F27"/>
    <w:rsid w:val="004435E4"/>
    <w:rsid w:val="00447B7B"/>
    <w:rsid w:val="00450A8A"/>
    <w:rsid w:val="00457B1B"/>
    <w:rsid w:val="0046184F"/>
    <w:rsid w:val="00464C27"/>
    <w:rsid w:val="00466223"/>
    <w:rsid w:val="00466918"/>
    <w:rsid w:val="00466D55"/>
    <w:rsid w:val="00470584"/>
    <w:rsid w:val="004764AF"/>
    <w:rsid w:val="004912C5"/>
    <w:rsid w:val="004919BB"/>
    <w:rsid w:val="00491C78"/>
    <w:rsid w:val="00494F6A"/>
    <w:rsid w:val="004B5108"/>
    <w:rsid w:val="004C2081"/>
    <w:rsid w:val="004C3F2F"/>
    <w:rsid w:val="004C4BB7"/>
    <w:rsid w:val="004C527B"/>
    <w:rsid w:val="004D1FFA"/>
    <w:rsid w:val="004D4B77"/>
    <w:rsid w:val="004E11FB"/>
    <w:rsid w:val="004E2296"/>
    <w:rsid w:val="004E6D20"/>
    <w:rsid w:val="004F4F5B"/>
    <w:rsid w:val="00501515"/>
    <w:rsid w:val="00502FA2"/>
    <w:rsid w:val="00504CAC"/>
    <w:rsid w:val="005055A4"/>
    <w:rsid w:val="00506401"/>
    <w:rsid w:val="00524023"/>
    <w:rsid w:val="00533C9F"/>
    <w:rsid w:val="0054361D"/>
    <w:rsid w:val="005448B0"/>
    <w:rsid w:val="00552ECA"/>
    <w:rsid w:val="00555DB1"/>
    <w:rsid w:val="00560D15"/>
    <w:rsid w:val="0056466D"/>
    <w:rsid w:val="00567DF9"/>
    <w:rsid w:val="00572FC7"/>
    <w:rsid w:val="00573A44"/>
    <w:rsid w:val="0057404B"/>
    <w:rsid w:val="005837DD"/>
    <w:rsid w:val="00591509"/>
    <w:rsid w:val="005937CE"/>
    <w:rsid w:val="005A3B26"/>
    <w:rsid w:val="005B1725"/>
    <w:rsid w:val="005B6660"/>
    <w:rsid w:val="005C2BC0"/>
    <w:rsid w:val="005C343E"/>
    <w:rsid w:val="005D74C3"/>
    <w:rsid w:val="005E23DA"/>
    <w:rsid w:val="005E309A"/>
    <w:rsid w:val="005E46C9"/>
    <w:rsid w:val="005F63AC"/>
    <w:rsid w:val="006148A7"/>
    <w:rsid w:val="00630685"/>
    <w:rsid w:val="0063106F"/>
    <w:rsid w:val="00641AFD"/>
    <w:rsid w:val="0065323B"/>
    <w:rsid w:val="00655CFA"/>
    <w:rsid w:val="00655D7C"/>
    <w:rsid w:val="00666A35"/>
    <w:rsid w:val="0067337C"/>
    <w:rsid w:val="006809C2"/>
    <w:rsid w:val="006828E7"/>
    <w:rsid w:val="0068360E"/>
    <w:rsid w:val="00687CE5"/>
    <w:rsid w:val="006942C0"/>
    <w:rsid w:val="006A1CDB"/>
    <w:rsid w:val="006A4144"/>
    <w:rsid w:val="006A77C9"/>
    <w:rsid w:val="006B3D99"/>
    <w:rsid w:val="006B6D7B"/>
    <w:rsid w:val="006C1329"/>
    <w:rsid w:val="006C550E"/>
    <w:rsid w:val="006C6E37"/>
    <w:rsid w:val="006D25FA"/>
    <w:rsid w:val="006D34B0"/>
    <w:rsid w:val="006E70DF"/>
    <w:rsid w:val="006F4284"/>
    <w:rsid w:val="007020FA"/>
    <w:rsid w:val="00704156"/>
    <w:rsid w:val="0070457C"/>
    <w:rsid w:val="00707F4D"/>
    <w:rsid w:val="00710E29"/>
    <w:rsid w:val="00716376"/>
    <w:rsid w:val="00716FCB"/>
    <w:rsid w:val="00720455"/>
    <w:rsid w:val="00722EC2"/>
    <w:rsid w:val="0073416A"/>
    <w:rsid w:val="007341F2"/>
    <w:rsid w:val="0074374A"/>
    <w:rsid w:val="00745209"/>
    <w:rsid w:val="00745ECD"/>
    <w:rsid w:val="007477F2"/>
    <w:rsid w:val="00747892"/>
    <w:rsid w:val="00754554"/>
    <w:rsid w:val="00757DCE"/>
    <w:rsid w:val="00770BCD"/>
    <w:rsid w:val="00781EB7"/>
    <w:rsid w:val="007937FC"/>
    <w:rsid w:val="007A1546"/>
    <w:rsid w:val="007B1D9B"/>
    <w:rsid w:val="007B3247"/>
    <w:rsid w:val="007B4DB9"/>
    <w:rsid w:val="007B4E39"/>
    <w:rsid w:val="007C5216"/>
    <w:rsid w:val="007D24BE"/>
    <w:rsid w:val="007D4575"/>
    <w:rsid w:val="007D5445"/>
    <w:rsid w:val="007E03E0"/>
    <w:rsid w:val="007F3DC9"/>
    <w:rsid w:val="007F426F"/>
    <w:rsid w:val="007F530A"/>
    <w:rsid w:val="007F62AF"/>
    <w:rsid w:val="007F796A"/>
    <w:rsid w:val="0080228D"/>
    <w:rsid w:val="00804A37"/>
    <w:rsid w:val="00807746"/>
    <w:rsid w:val="00815D4F"/>
    <w:rsid w:val="00817884"/>
    <w:rsid w:val="008212D1"/>
    <w:rsid w:val="0082612B"/>
    <w:rsid w:val="00827783"/>
    <w:rsid w:val="00832F7E"/>
    <w:rsid w:val="00840D3D"/>
    <w:rsid w:val="0084768F"/>
    <w:rsid w:val="00857009"/>
    <w:rsid w:val="0086051D"/>
    <w:rsid w:val="00864CB6"/>
    <w:rsid w:val="00880B05"/>
    <w:rsid w:val="00882D46"/>
    <w:rsid w:val="008840AB"/>
    <w:rsid w:val="00884B5C"/>
    <w:rsid w:val="008916BD"/>
    <w:rsid w:val="008922CC"/>
    <w:rsid w:val="008974F8"/>
    <w:rsid w:val="008A452E"/>
    <w:rsid w:val="008B1A21"/>
    <w:rsid w:val="008B5C4D"/>
    <w:rsid w:val="008C49FF"/>
    <w:rsid w:val="008C56C2"/>
    <w:rsid w:val="008C5BEF"/>
    <w:rsid w:val="008C5CF2"/>
    <w:rsid w:val="008D1B32"/>
    <w:rsid w:val="008D26CE"/>
    <w:rsid w:val="008D4680"/>
    <w:rsid w:val="008E5EA8"/>
    <w:rsid w:val="0091277A"/>
    <w:rsid w:val="0091327B"/>
    <w:rsid w:val="00915898"/>
    <w:rsid w:val="00926466"/>
    <w:rsid w:val="00930FE2"/>
    <w:rsid w:val="0093125E"/>
    <w:rsid w:val="009325A1"/>
    <w:rsid w:val="00943FCD"/>
    <w:rsid w:val="0094641B"/>
    <w:rsid w:val="00956584"/>
    <w:rsid w:val="00963F83"/>
    <w:rsid w:val="00965F8C"/>
    <w:rsid w:val="009675F3"/>
    <w:rsid w:val="00970B4E"/>
    <w:rsid w:val="0097594E"/>
    <w:rsid w:val="00975C52"/>
    <w:rsid w:val="009849F0"/>
    <w:rsid w:val="00985EAB"/>
    <w:rsid w:val="0098683B"/>
    <w:rsid w:val="00995B5A"/>
    <w:rsid w:val="009A05BA"/>
    <w:rsid w:val="009A232B"/>
    <w:rsid w:val="009B53AC"/>
    <w:rsid w:val="009B7DEF"/>
    <w:rsid w:val="009C1587"/>
    <w:rsid w:val="009C2951"/>
    <w:rsid w:val="009D276B"/>
    <w:rsid w:val="009D7693"/>
    <w:rsid w:val="009E4FAC"/>
    <w:rsid w:val="009E54DA"/>
    <w:rsid w:val="009F151B"/>
    <w:rsid w:val="009F6069"/>
    <w:rsid w:val="009F78E4"/>
    <w:rsid w:val="00A01FE0"/>
    <w:rsid w:val="00A033BA"/>
    <w:rsid w:val="00A04913"/>
    <w:rsid w:val="00A1093F"/>
    <w:rsid w:val="00A24304"/>
    <w:rsid w:val="00A257D6"/>
    <w:rsid w:val="00A260E6"/>
    <w:rsid w:val="00A319D2"/>
    <w:rsid w:val="00A3504A"/>
    <w:rsid w:val="00A43765"/>
    <w:rsid w:val="00A52CBE"/>
    <w:rsid w:val="00A5539A"/>
    <w:rsid w:val="00A614B3"/>
    <w:rsid w:val="00A711B2"/>
    <w:rsid w:val="00A72678"/>
    <w:rsid w:val="00A736D0"/>
    <w:rsid w:val="00A90807"/>
    <w:rsid w:val="00AA22EC"/>
    <w:rsid w:val="00AA6C93"/>
    <w:rsid w:val="00AC4058"/>
    <w:rsid w:val="00AD5FA6"/>
    <w:rsid w:val="00AE0E2E"/>
    <w:rsid w:val="00AE4167"/>
    <w:rsid w:val="00AE490D"/>
    <w:rsid w:val="00AE67CA"/>
    <w:rsid w:val="00AF1BE1"/>
    <w:rsid w:val="00AF344E"/>
    <w:rsid w:val="00AF48C2"/>
    <w:rsid w:val="00AF6670"/>
    <w:rsid w:val="00B06AC7"/>
    <w:rsid w:val="00B13268"/>
    <w:rsid w:val="00B235E1"/>
    <w:rsid w:val="00B26E1A"/>
    <w:rsid w:val="00B27294"/>
    <w:rsid w:val="00B34856"/>
    <w:rsid w:val="00B410E7"/>
    <w:rsid w:val="00B411EB"/>
    <w:rsid w:val="00B517C5"/>
    <w:rsid w:val="00B51ECC"/>
    <w:rsid w:val="00B529FA"/>
    <w:rsid w:val="00B53E2F"/>
    <w:rsid w:val="00B613DF"/>
    <w:rsid w:val="00B61F76"/>
    <w:rsid w:val="00B65933"/>
    <w:rsid w:val="00B66792"/>
    <w:rsid w:val="00B71EAD"/>
    <w:rsid w:val="00B7310C"/>
    <w:rsid w:val="00B73B9E"/>
    <w:rsid w:val="00B74649"/>
    <w:rsid w:val="00B853C8"/>
    <w:rsid w:val="00B93237"/>
    <w:rsid w:val="00B94981"/>
    <w:rsid w:val="00B968B8"/>
    <w:rsid w:val="00BA30F0"/>
    <w:rsid w:val="00BA7AB3"/>
    <w:rsid w:val="00BB4B70"/>
    <w:rsid w:val="00BB56C2"/>
    <w:rsid w:val="00BC3C9F"/>
    <w:rsid w:val="00BC4F31"/>
    <w:rsid w:val="00BD4848"/>
    <w:rsid w:val="00BD6747"/>
    <w:rsid w:val="00BD752C"/>
    <w:rsid w:val="00BE6423"/>
    <w:rsid w:val="00BF05DA"/>
    <w:rsid w:val="00BF4584"/>
    <w:rsid w:val="00C064E8"/>
    <w:rsid w:val="00C06E1C"/>
    <w:rsid w:val="00C152E3"/>
    <w:rsid w:val="00C2649D"/>
    <w:rsid w:val="00C26AAC"/>
    <w:rsid w:val="00C31019"/>
    <w:rsid w:val="00C31A89"/>
    <w:rsid w:val="00C32958"/>
    <w:rsid w:val="00C35E6C"/>
    <w:rsid w:val="00C36F94"/>
    <w:rsid w:val="00C407EA"/>
    <w:rsid w:val="00C56880"/>
    <w:rsid w:val="00C60A14"/>
    <w:rsid w:val="00C65A88"/>
    <w:rsid w:val="00C723E1"/>
    <w:rsid w:val="00C7426A"/>
    <w:rsid w:val="00C74D7F"/>
    <w:rsid w:val="00C7675A"/>
    <w:rsid w:val="00C81941"/>
    <w:rsid w:val="00C82F76"/>
    <w:rsid w:val="00C92E85"/>
    <w:rsid w:val="00CA01DB"/>
    <w:rsid w:val="00CA1457"/>
    <w:rsid w:val="00CA3FC6"/>
    <w:rsid w:val="00CA46FD"/>
    <w:rsid w:val="00CA67F7"/>
    <w:rsid w:val="00CA7864"/>
    <w:rsid w:val="00CB2445"/>
    <w:rsid w:val="00CB5B1B"/>
    <w:rsid w:val="00CC6D67"/>
    <w:rsid w:val="00CD20BF"/>
    <w:rsid w:val="00CD5B9F"/>
    <w:rsid w:val="00CE5BBB"/>
    <w:rsid w:val="00CF31ED"/>
    <w:rsid w:val="00CF6319"/>
    <w:rsid w:val="00D118E3"/>
    <w:rsid w:val="00D16EF3"/>
    <w:rsid w:val="00D25761"/>
    <w:rsid w:val="00D27C74"/>
    <w:rsid w:val="00D31B99"/>
    <w:rsid w:val="00D37181"/>
    <w:rsid w:val="00D46F14"/>
    <w:rsid w:val="00D47A03"/>
    <w:rsid w:val="00D47BD7"/>
    <w:rsid w:val="00D5035A"/>
    <w:rsid w:val="00D51471"/>
    <w:rsid w:val="00D60D4F"/>
    <w:rsid w:val="00D709C4"/>
    <w:rsid w:val="00D773EB"/>
    <w:rsid w:val="00D81267"/>
    <w:rsid w:val="00D81CB4"/>
    <w:rsid w:val="00D85B43"/>
    <w:rsid w:val="00D8654A"/>
    <w:rsid w:val="00D9128C"/>
    <w:rsid w:val="00D92C85"/>
    <w:rsid w:val="00D94CAD"/>
    <w:rsid w:val="00DA60EB"/>
    <w:rsid w:val="00DB1C79"/>
    <w:rsid w:val="00DB2843"/>
    <w:rsid w:val="00DB694D"/>
    <w:rsid w:val="00DC0375"/>
    <w:rsid w:val="00DC168F"/>
    <w:rsid w:val="00DF119D"/>
    <w:rsid w:val="00E00B12"/>
    <w:rsid w:val="00E11B97"/>
    <w:rsid w:val="00E145FC"/>
    <w:rsid w:val="00E27FDE"/>
    <w:rsid w:val="00E32126"/>
    <w:rsid w:val="00E330B1"/>
    <w:rsid w:val="00E412C0"/>
    <w:rsid w:val="00E47C05"/>
    <w:rsid w:val="00E50ABC"/>
    <w:rsid w:val="00E65FA2"/>
    <w:rsid w:val="00E70539"/>
    <w:rsid w:val="00E714CF"/>
    <w:rsid w:val="00E7160E"/>
    <w:rsid w:val="00E83AFD"/>
    <w:rsid w:val="00E84696"/>
    <w:rsid w:val="00E870B5"/>
    <w:rsid w:val="00E9049B"/>
    <w:rsid w:val="00E911EC"/>
    <w:rsid w:val="00E91799"/>
    <w:rsid w:val="00E92310"/>
    <w:rsid w:val="00E954D6"/>
    <w:rsid w:val="00EA1B18"/>
    <w:rsid w:val="00EA1DC1"/>
    <w:rsid w:val="00EB1C3D"/>
    <w:rsid w:val="00EB231D"/>
    <w:rsid w:val="00EB3964"/>
    <w:rsid w:val="00EB4B9A"/>
    <w:rsid w:val="00EB5C55"/>
    <w:rsid w:val="00EB6450"/>
    <w:rsid w:val="00EB67BD"/>
    <w:rsid w:val="00EB6C51"/>
    <w:rsid w:val="00EB740F"/>
    <w:rsid w:val="00EB749C"/>
    <w:rsid w:val="00EC0443"/>
    <w:rsid w:val="00EC0CEE"/>
    <w:rsid w:val="00EC1742"/>
    <w:rsid w:val="00EC353A"/>
    <w:rsid w:val="00EC465D"/>
    <w:rsid w:val="00EC51AD"/>
    <w:rsid w:val="00ED214C"/>
    <w:rsid w:val="00EE6075"/>
    <w:rsid w:val="00EE675C"/>
    <w:rsid w:val="00EF2BBC"/>
    <w:rsid w:val="00EF649A"/>
    <w:rsid w:val="00EF77B3"/>
    <w:rsid w:val="00F00171"/>
    <w:rsid w:val="00F0333A"/>
    <w:rsid w:val="00F110A5"/>
    <w:rsid w:val="00F11754"/>
    <w:rsid w:val="00F1241B"/>
    <w:rsid w:val="00F17555"/>
    <w:rsid w:val="00F24FC3"/>
    <w:rsid w:val="00F35D50"/>
    <w:rsid w:val="00F3603F"/>
    <w:rsid w:val="00F3758C"/>
    <w:rsid w:val="00F43048"/>
    <w:rsid w:val="00F509EE"/>
    <w:rsid w:val="00F54943"/>
    <w:rsid w:val="00F629D3"/>
    <w:rsid w:val="00F7201A"/>
    <w:rsid w:val="00F72302"/>
    <w:rsid w:val="00F77FD3"/>
    <w:rsid w:val="00F807EF"/>
    <w:rsid w:val="00F83601"/>
    <w:rsid w:val="00F84213"/>
    <w:rsid w:val="00F863C7"/>
    <w:rsid w:val="00F9143F"/>
    <w:rsid w:val="00F92676"/>
    <w:rsid w:val="00FB34BF"/>
    <w:rsid w:val="00FC0985"/>
    <w:rsid w:val="00FD0554"/>
    <w:rsid w:val="00FD218A"/>
    <w:rsid w:val="00FE0974"/>
    <w:rsid w:val="00FF2F55"/>
    <w:rsid w:val="00FF326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2C83E"/>
  <w15:chartTrackingRefBased/>
  <w15:docId w15:val="{7498933D-1764-485D-A2E0-24CF28044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BC5"/>
  </w:style>
  <w:style w:type="paragraph" w:styleId="Heading1">
    <w:name w:val="heading 1"/>
    <w:basedOn w:val="Normal"/>
    <w:next w:val="Normal"/>
    <w:link w:val="Heading1Char"/>
    <w:autoRedefine/>
    <w:uiPriority w:val="9"/>
    <w:qFormat/>
    <w:rsid w:val="000726E4"/>
    <w:pPr>
      <w:keepNext/>
      <w:keepLines/>
      <w:shd w:val="clear" w:color="auto" w:fill="FFFFFF" w:themeFill="background1"/>
      <w:spacing w:before="240" w:after="0"/>
      <w:jc w:val="center"/>
      <w:outlineLvl w:val="0"/>
    </w:pPr>
    <w:rPr>
      <w:rFonts w:ascii="Times New Roman" w:eastAsiaTheme="majorEastAsia" w:hAnsi="Times New Roman" w:cstheme="majorBidi"/>
      <w:b/>
      <w:i/>
      <w:caps/>
      <w:sz w:val="28"/>
      <w:szCs w:val="32"/>
    </w:rPr>
  </w:style>
  <w:style w:type="paragraph" w:styleId="Heading2">
    <w:name w:val="heading 2"/>
    <w:basedOn w:val="Normal"/>
    <w:next w:val="Normal"/>
    <w:link w:val="Heading2Char"/>
    <w:autoRedefine/>
    <w:uiPriority w:val="9"/>
    <w:unhideWhenUsed/>
    <w:qFormat/>
    <w:rsid w:val="000726E4"/>
    <w:pPr>
      <w:keepNext/>
      <w:keepLines/>
      <w:spacing w:before="40" w:after="0" w:line="360" w:lineRule="auto"/>
      <w:outlineLvl w:val="1"/>
    </w:pPr>
    <w:rPr>
      <w:rFonts w:ascii="Times New Roman" w:eastAsiaTheme="majorEastAsia" w:hAnsi="Times New Roman" w:cstheme="majorBidi"/>
      <w:b/>
      <w:i/>
      <w:sz w:val="28"/>
      <w:szCs w:val="26"/>
    </w:rPr>
  </w:style>
  <w:style w:type="paragraph" w:styleId="Heading3">
    <w:name w:val="heading 3"/>
    <w:basedOn w:val="Normal"/>
    <w:next w:val="Normal"/>
    <w:link w:val="Heading3Char"/>
    <w:autoRedefine/>
    <w:uiPriority w:val="9"/>
    <w:unhideWhenUsed/>
    <w:qFormat/>
    <w:rsid w:val="000726E4"/>
    <w:pPr>
      <w:keepNext/>
      <w:keepLines/>
      <w:spacing w:before="40" w:after="0" w:line="360" w:lineRule="auto"/>
      <w:ind w:left="708"/>
      <w:outlineLvl w:val="2"/>
    </w:pPr>
    <w:rPr>
      <w:rFonts w:ascii="Times New Roman" w:eastAsiaTheme="majorEastAsia" w:hAnsi="Times New Roman" w:cstheme="majorBidi"/>
      <w:b/>
      <w:i/>
      <w:sz w:val="24"/>
      <w:szCs w:val="24"/>
    </w:rPr>
  </w:style>
  <w:style w:type="paragraph" w:styleId="Heading4">
    <w:name w:val="heading 4"/>
    <w:basedOn w:val="Normal"/>
    <w:next w:val="Normal"/>
    <w:link w:val="Heading4Char"/>
    <w:autoRedefine/>
    <w:uiPriority w:val="9"/>
    <w:unhideWhenUsed/>
    <w:qFormat/>
    <w:rsid w:val="002A6A1D"/>
    <w:pPr>
      <w:keepNext/>
      <w:keepLines/>
      <w:spacing w:before="40" w:after="0"/>
      <w:outlineLvl w:val="3"/>
    </w:pPr>
    <w:rPr>
      <w:rFonts w:eastAsiaTheme="majorEastAsia" w:cstheme="majorBidi"/>
      <w:iCs/>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6E4"/>
    <w:rPr>
      <w:rFonts w:ascii="Times New Roman" w:eastAsiaTheme="majorEastAsia" w:hAnsi="Times New Roman" w:cstheme="majorBidi"/>
      <w:b/>
      <w:i/>
      <w:caps/>
      <w:sz w:val="28"/>
      <w:szCs w:val="32"/>
      <w:shd w:val="clear" w:color="auto" w:fill="FFFFFF" w:themeFill="background1"/>
    </w:rPr>
  </w:style>
  <w:style w:type="character" w:customStyle="1" w:styleId="Heading2Char">
    <w:name w:val="Heading 2 Char"/>
    <w:basedOn w:val="DefaultParagraphFont"/>
    <w:link w:val="Heading2"/>
    <w:uiPriority w:val="9"/>
    <w:rsid w:val="000726E4"/>
    <w:rPr>
      <w:rFonts w:ascii="Times New Roman" w:eastAsiaTheme="majorEastAsia" w:hAnsi="Times New Roman" w:cstheme="majorBidi"/>
      <w:b/>
      <w:i/>
      <w:sz w:val="28"/>
      <w:szCs w:val="26"/>
    </w:rPr>
  </w:style>
  <w:style w:type="character" w:customStyle="1" w:styleId="Heading3Char">
    <w:name w:val="Heading 3 Char"/>
    <w:basedOn w:val="DefaultParagraphFont"/>
    <w:link w:val="Heading3"/>
    <w:uiPriority w:val="9"/>
    <w:rsid w:val="000726E4"/>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2A6A1D"/>
    <w:rPr>
      <w:rFonts w:eastAsiaTheme="majorEastAsia" w:cstheme="majorBidi"/>
      <w:iCs/>
      <w:color w:val="C00000"/>
    </w:rPr>
  </w:style>
  <w:style w:type="paragraph" w:customStyle="1" w:styleId="Hoofd">
    <w:name w:val="Hoofd"/>
    <w:basedOn w:val="Heading2"/>
    <w:next w:val="Normal"/>
    <w:link w:val="HoofdChar"/>
    <w:autoRedefine/>
    <w:qFormat/>
    <w:rsid w:val="002A6A1D"/>
    <w:pPr>
      <w:spacing w:line="259" w:lineRule="auto"/>
    </w:pPr>
    <w:rPr>
      <w:rFonts w:asciiTheme="majorHAnsi" w:hAnsiTheme="majorHAnsi"/>
    </w:rPr>
  </w:style>
  <w:style w:type="character" w:customStyle="1" w:styleId="HoofdChar">
    <w:name w:val="Hoofd Char"/>
    <w:basedOn w:val="Heading2Char"/>
    <w:link w:val="Hoofd"/>
    <w:rsid w:val="002A6A1D"/>
    <w:rPr>
      <w:rFonts w:asciiTheme="majorHAnsi" w:eastAsiaTheme="majorEastAsia" w:hAnsiTheme="majorHAnsi" w:cstheme="majorBidi"/>
      <w:b/>
      <w:i/>
      <w:color w:val="C00000"/>
      <w:sz w:val="28"/>
      <w:szCs w:val="26"/>
      <w:u w:val="single"/>
    </w:rPr>
  </w:style>
  <w:style w:type="paragraph" w:customStyle="1" w:styleId="Onder1">
    <w:name w:val="Onder1"/>
    <w:basedOn w:val="Heading2"/>
    <w:link w:val="Onder1Char"/>
    <w:qFormat/>
    <w:rsid w:val="002A6A1D"/>
    <w:pPr>
      <w:spacing w:line="259" w:lineRule="auto"/>
    </w:pPr>
    <w:rPr>
      <w:rFonts w:asciiTheme="majorHAnsi" w:hAnsiTheme="majorHAnsi"/>
      <w:color w:val="2F5496" w:themeColor="accent1" w:themeShade="BF"/>
    </w:rPr>
  </w:style>
  <w:style w:type="character" w:customStyle="1" w:styleId="Onder1Char">
    <w:name w:val="Onder1 Char"/>
    <w:basedOn w:val="HoofdChar"/>
    <w:link w:val="Onder1"/>
    <w:rsid w:val="002A6A1D"/>
    <w:rPr>
      <w:rFonts w:asciiTheme="majorHAnsi" w:eastAsiaTheme="majorEastAsia" w:hAnsiTheme="majorHAnsi" w:cstheme="majorBidi"/>
      <w:b/>
      <w:i/>
      <w:color w:val="2F5496" w:themeColor="accent1" w:themeShade="BF"/>
      <w:sz w:val="26"/>
      <w:szCs w:val="26"/>
      <w:u w:val="single"/>
    </w:rPr>
  </w:style>
  <w:style w:type="paragraph" w:customStyle="1" w:styleId="Onder3">
    <w:name w:val="Onder3"/>
    <w:basedOn w:val="Normal"/>
    <w:link w:val="Onder3Char"/>
    <w:qFormat/>
    <w:rsid w:val="002A6A1D"/>
    <w:pPr>
      <w:keepNext/>
      <w:keepLines/>
      <w:spacing w:before="40" w:after="0"/>
      <w:outlineLvl w:val="1"/>
    </w:pPr>
    <w:rPr>
      <w:rFonts w:asciiTheme="majorHAnsi" w:eastAsiaTheme="majorEastAsia" w:hAnsiTheme="majorHAnsi" w:cstheme="majorBidi"/>
      <w:i/>
      <w:color w:val="C00000"/>
      <w:sz w:val="24"/>
      <w:szCs w:val="26"/>
      <w:u w:val="single"/>
    </w:rPr>
  </w:style>
  <w:style w:type="character" w:customStyle="1" w:styleId="Onder3Char">
    <w:name w:val="Onder3 Char"/>
    <w:basedOn w:val="DefaultParagraphFont"/>
    <w:link w:val="Onder3"/>
    <w:rsid w:val="002A6A1D"/>
    <w:rPr>
      <w:rFonts w:asciiTheme="majorHAnsi" w:eastAsiaTheme="majorEastAsia" w:hAnsiTheme="majorHAnsi" w:cstheme="majorBidi"/>
      <w:i/>
      <w:color w:val="C00000"/>
      <w:sz w:val="24"/>
      <w:szCs w:val="26"/>
      <w:u w:val="single"/>
    </w:rPr>
  </w:style>
  <w:style w:type="paragraph" w:customStyle="1" w:styleId="Onder2">
    <w:name w:val="Onder2"/>
    <w:basedOn w:val="Onder1"/>
    <w:link w:val="Onder2Char"/>
    <w:qFormat/>
    <w:rsid w:val="002A6A1D"/>
    <w:rPr>
      <w:i w:val="0"/>
      <w:sz w:val="24"/>
    </w:rPr>
  </w:style>
  <w:style w:type="character" w:customStyle="1" w:styleId="Onder2Char">
    <w:name w:val="Onder2 Char"/>
    <w:basedOn w:val="Onder1Char"/>
    <w:link w:val="Onder2"/>
    <w:rsid w:val="002A6A1D"/>
    <w:rPr>
      <w:rFonts w:asciiTheme="majorHAnsi" w:eastAsiaTheme="majorEastAsia" w:hAnsiTheme="majorHAnsi" w:cstheme="majorBidi"/>
      <w:b/>
      <w:i w:val="0"/>
      <w:color w:val="2F5496" w:themeColor="accent1" w:themeShade="BF"/>
      <w:sz w:val="24"/>
      <w:szCs w:val="26"/>
      <w:u w:val="single"/>
    </w:rPr>
  </w:style>
  <w:style w:type="character" w:styleId="CommentReference">
    <w:name w:val="annotation reference"/>
    <w:basedOn w:val="DefaultParagraphFont"/>
    <w:uiPriority w:val="99"/>
    <w:semiHidden/>
    <w:unhideWhenUsed/>
    <w:rsid w:val="00303BC5"/>
    <w:rPr>
      <w:sz w:val="16"/>
      <w:szCs w:val="16"/>
    </w:rPr>
  </w:style>
  <w:style w:type="paragraph" w:styleId="CommentText">
    <w:name w:val="annotation text"/>
    <w:basedOn w:val="Normal"/>
    <w:link w:val="CommentTextChar"/>
    <w:uiPriority w:val="99"/>
    <w:semiHidden/>
    <w:unhideWhenUsed/>
    <w:rsid w:val="00303BC5"/>
    <w:pPr>
      <w:spacing w:line="240" w:lineRule="auto"/>
    </w:pPr>
    <w:rPr>
      <w:sz w:val="20"/>
      <w:szCs w:val="20"/>
    </w:rPr>
  </w:style>
  <w:style w:type="character" w:customStyle="1" w:styleId="CommentTextChar">
    <w:name w:val="Comment Text Char"/>
    <w:basedOn w:val="DefaultParagraphFont"/>
    <w:link w:val="CommentText"/>
    <w:uiPriority w:val="99"/>
    <w:semiHidden/>
    <w:rsid w:val="00303BC5"/>
    <w:rPr>
      <w:sz w:val="20"/>
      <w:szCs w:val="20"/>
    </w:rPr>
  </w:style>
  <w:style w:type="paragraph" w:styleId="BalloonText">
    <w:name w:val="Balloon Text"/>
    <w:basedOn w:val="Normal"/>
    <w:link w:val="BalloonTextChar"/>
    <w:uiPriority w:val="99"/>
    <w:semiHidden/>
    <w:unhideWhenUsed/>
    <w:rsid w:val="00303B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BC5"/>
    <w:rPr>
      <w:rFonts w:ascii="Segoe UI" w:hAnsi="Segoe UI" w:cs="Segoe UI"/>
      <w:sz w:val="18"/>
      <w:szCs w:val="18"/>
    </w:rPr>
  </w:style>
  <w:style w:type="paragraph" w:styleId="ListParagraph">
    <w:name w:val="List Paragraph"/>
    <w:basedOn w:val="Normal"/>
    <w:uiPriority w:val="34"/>
    <w:qFormat/>
    <w:rsid w:val="00C407EA"/>
    <w:pPr>
      <w:ind w:left="720"/>
      <w:contextualSpacing/>
    </w:pPr>
  </w:style>
  <w:style w:type="character" w:styleId="Hyperlink">
    <w:name w:val="Hyperlink"/>
    <w:basedOn w:val="DefaultParagraphFont"/>
    <w:uiPriority w:val="99"/>
    <w:unhideWhenUsed/>
    <w:rsid w:val="00B06AC7"/>
    <w:rPr>
      <w:color w:val="0000FF"/>
      <w:u w:val="single"/>
    </w:rPr>
  </w:style>
  <w:style w:type="paragraph" w:styleId="Header">
    <w:name w:val="header"/>
    <w:basedOn w:val="Normal"/>
    <w:link w:val="HeaderChar"/>
    <w:uiPriority w:val="99"/>
    <w:unhideWhenUsed/>
    <w:rsid w:val="00B517C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17C5"/>
  </w:style>
  <w:style w:type="paragraph" w:styleId="Footer">
    <w:name w:val="footer"/>
    <w:basedOn w:val="Normal"/>
    <w:link w:val="FooterChar"/>
    <w:uiPriority w:val="99"/>
    <w:unhideWhenUsed/>
    <w:rsid w:val="00B517C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17C5"/>
  </w:style>
  <w:style w:type="paragraph" w:customStyle="1" w:styleId="K1">
    <w:name w:val="K1"/>
    <w:basedOn w:val="Normal"/>
    <w:link w:val="K1Char"/>
    <w:qFormat/>
    <w:rsid w:val="004C4BB7"/>
    <w:rPr>
      <w:rFonts w:ascii="Times New Roman" w:hAnsi="Times New Roman" w:cs="Times New Roman"/>
      <w:b/>
      <w:bCs/>
      <w:i/>
      <w:iCs/>
      <w:sz w:val="28"/>
      <w:szCs w:val="28"/>
    </w:rPr>
  </w:style>
  <w:style w:type="character" w:customStyle="1" w:styleId="K1Char">
    <w:name w:val="K1 Char"/>
    <w:basedOn w:val="DefaultParagraphFont"/>
    <w:link w:val="K1"/>
    <w:rsid w:val="004C4BB7"/>
    <w:rPr>
      <w:rFonts w:ascii="Times New Roman" w:hAnsi="Times New Roman" w:cs="Times New Roman"/>
      <w:b/>
      <w:bCs/>
      <w:i/>
      <w:iCs/>
      <w:sz w:val="28"/>
      <w:szCs w:val="28"/>
    </w:rPr>
  </w:style>
  <w:style w:type="character" w:customStyle="1" w:styleId="UnresolvedMention">
    <w:name w:val="Unresolved Mention"/>
    <w:basedOn w:val="DefaultParagraphFont"/>
    <w:uiPriority w:val="99"/>
    <w:semiHidden/>
    <w:unhideWhenUsed/>
    <w:rsid w:val="0042723E"/>
    <w:rPr>
      <w:color w:val="605E5C"/>
      <w:shd w:val="clear" w:color="auto" w:fill="E1DFDD"/>
    </w:rPr>
  </w:style>
  <w:style w:type="character" w:styleId="Emphasis">
    <w:name w:val="Emphasis"/>
    <w:basedOn w:val="DefaultParagraphFont"/>
    <w:uiPriority w:val="20"/>
    <w:qFormat/>
    <w:rsid w:val="00572FC7"/>
    <w:rPr>
      <w:i/>
      <w:iCs/>
    </w:rPr>
  </w:style>
  <w:style w:type="character" w:styleId="Strong">
    <w:name w:val="Strong"/>
    <w:basedOn w:val="DefaultParagraphFont"/>
    <w:uiPriority w:val="22"/>
    <w:qFormat/>
    <w:rsid w:val="00572FC7"/>
    <w:rPr>
      <w:b/>
      <w:bCs/>
    </w:rPr>
  </w:style>
  <w:style w:type="character" w:customStyle="1" w:styleId="nlmyear">
    <w:name w:val="nlm_year"/>
    <w:basedOn w:val="DefaultParagraphFont"/>
    <w:rsid w:val="00E412C0"/>
  </w:style>
  <w:style w:type="character" w:customStyle="1" w:styleId="nlmarticle-title">
    <w:name w:val="nlm_article-title"/>
    <w:basedOn w:val="DefaultParagraphFont"/>
    <w:rsid w:val="00E412C0"/>
  </w:style>
  <w:style w:type="character" w:customStyle="1" w:styleId="nlmfpage">
    <w:name w:val="nlm_fpage"/>
    <w:basedOn w:val="DefaultParagraphFont"/>
    <w:rsid w:val="00E412C0"/>
  </w:style>
  <w:style w:type="character" w:customStyle="1" w:styleId="nlmlpage">
    <w:name w:val="nlm_lpage"/>
    <w:basedOn w:val="DefaultParagraphFont"/>
    <w:rsid w:val="00E412C0"/>
  </w:style>
  <w:style w:type="paragraph" w:customStyle="1" w:styleId="K2">
    <w:name w:val="K2"/>
    <w:basedOn w:val="Normal"/>
    <w:link w:val="K2Char"/>
    <w:qFormat/>
    <w:rsid w:val="002A672C"/>
    <w:pPr>
      <w:jc w:val="both"/>
    </w:pPr>
    <w:rPr>
      <w:rFonts w:ascii="Times New Roman" w:hAnsi="Times New Roman" w:cs="Times New Roman"/>
      <w:b/>
      <w:bCs/>
      <w:i/>
      <w:iCs/>
      <w:sz w:val="28"/>
      <w:szCs w:val="28"/>
    </w:rPr>
  </w:style>
  <w:style w:type="paragraph" w:styleId="TOC1">
    <w:name w:val="toc 1"/>
    <w:basedOn w:val="Normal"/>
    <w:next w:val="Normal"/>
    <w:autoRedefine/>
    <w:uiPriority w:val="39"/>
    <w:unhideWhenUsed/>
    <w:rsid w:val="002A672C"/>
    <w:pPr>
      <w:spacing w:after="100"/>
    </w:pPr>
  </w:style>
  <w:style w:type="character" w:customStyle="1" w:styleId="K2Char">
    <w:name w:val="K2 Char"/>
    <w:basedOn w:val="DefaultParagraphFont"/>
    <w:link w:val="K2"/>
    <w:rsid w:val="002A672C"/>
    <w:rPr>
      <w:rFonts w:ascii="Times New Roman" w:hAnsi="Times New Roman" w:cs="Times New Roman"/>
      <w:b/>
      <w:bCs/>
      <w:i/>
      <w:iCs/>
      <w:sz w:val="28"/>
      <w:szCs w:val="28"/>
    </w:rPr>
  </w:style>
  <w:style w:type="paragraph" w:styleId="CommentSubject">
    <w:name w:val="annotation subject"/>
    <w:basedOn w:val="CommentText"/>
    <w:next w:val="CommentText"/>
    <w:link w:val="CommentSubjectChar"/>
    <w:uiPriority w:val="99"/>
    <w:semiHidden/>
    <w:unhideWhenUsed/>
    <w:rsid w:val="0094641B"/>
    <w:rPr>
      <w:b/>
      <w:bCs/>
    </w:rPr>
  </w:style>
  <w:style w:type="character" w:customStyle="1" w:styleId="CommentSubjectChar">
    <w:name w:val="Comment Subject Char"/>
    <w:basedOn w:val="CommentTextChar"/>
    <w:link w:val="CommentSubject"/>
    <w:uiPriority w:val="99"/>
    <w:semiHidden/>
    <w:rsid w:val="0094641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745010">
      <w:bodyDiv w:val="1"/>
      <w:marLeft w:val="0"/>
      <w:marRight w:val="0"/>
      <w:marTop w:val="0"/>
      <w:marBottom w:val="0"/>
      <w:divBdr>
        <w:top w:val="none" w:sz="0" w:space="0" w:color="auto"/>
        <w:left w:val="none" w:sz="0" w:space="0" w:color="auto"/>
        <w:bottom w:val="none" w:sz="0" w:space="0" w:color="auto"/>
        <w:right w:val="none" w:sz="0" w:space="0" w:color="auto"/>
      </w:divBdr>
      <w:divsChild>
        <w:div w:id="1038353816">
          <w:marLeft w:val="0"/>
          <w:marRight w:val="0"/>
          <w:marTop w:val="0"/>
          <w:marBottom w:val="0"/>
          <w:divBdr>
            <w:top w:val="none" w:sz="0" w:space="0" w:color="auto"/>
            <w:left w:val="none" w:sz="0" w:space="0" w:color="auto"/>
            <w:bottom w:val="none" w:sz="0" w:space="0" w:color="auto"/>
            <w:right w:val="none" w:sz="0" w:space="0" w:color="auto"/>
          </w:divBdr>
        </w:div>
        <w:div w:id="29545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esearchgate.net/publication/339974280_The_Shared_Features_Principle_If_two_objects_share_a_feature_people_assume_those_objects_also_share_other_feature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2.wdp"/><Relationship Id="rId26" Type="http://schemas.openxmlformats.org/officeDocument/2006/relationships/hyperlink" Target="https://doi.org/10.1038/s41598-017-17849-2" TargetMode="External"/><Relationship Id="rId39" Type="http://schemas.openxmlformats.org/officeDocument/2006/relationships/hyperlink" Target="https://doi.org/10.1068/p6900" TargetMode="External"/><Relationship Id="rId21" Type="http://schemas.openxmlformats.org/officeDocument/2006/relationships/hyperlink" Target="https://doi.org/10.1007/BF00735340" TargetMode="External"/><Relationship Id="rId34" Type="http://schemas.openxmlformats.org/officeDocument/2006/relationships/hyperlink" Target="https://doi.org/10.1145/1774674.1774683"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oi.org/10.1016/j.chb.2008.12.0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doi.org/10.1146/annurev-psych-010213-115045" TargetMode="External"/><Relationship Id="rId32" Type="http://schemas.openxmlformats.org/officeDocument/2006/relationships/hyperlink" Target="https://doi.org/10.1108/k.2003.06732dae.009" TargetMode="External"/><Relationship Id="rId37" Type="http://schemas.openxmlformats.org/officeDocument/2006/relationships/hyperlink" Target="http://dx.doi.org/10.1016/j.cognition.2013.11.001" TargetMode="External"/><Relationship Id="rId40" Type="http://schemas.openxmlformats.org/officeDocument/2006/relationships/hyperlink" Target="https://doi.org/10.1016/j.neuropsychologia.2018.04.027" TargetMode="External"/><Relationship Id="rId45"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i.org/10.1201/b19171-16" TargetMode="External"/><Relationship Id="rId28" Type="http://schemas.openxmlformats.org/officeDocument/2006/relationships/hyperlink" Target="https://doi.org/10.3758/BF03192758" TargetMode="External"/><Relationship Id="rId36" Type="http://schemas.openxmlformats.org/officeDocument/2006/relationships/hyperlink" Target="https://doi.org/10.1016/j.newideapsych.2018.03.004"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merald.com/insight/publication/issn/0368-492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comments" Target="comments.xml"/><Relationship Id="rId22" Type="http://schemas.openxmlformats.org/officeDocument/2006/relationships/hyperlink" Target="https://doi.org/10.3389/fnhum.2011.00126" TargetMode="External"/><Relationship Id="rId27" Type="http://schemas.openxmlformats.org/officeDocument/2006/relationships/hyperlink" Target="https://doi.org/10.3389/fpsyg.2015.00390" TargetMode="External"/><Relationship Id="rId30" Type="http://schemas.openxmlformats.org/officeDocument/2006/relationships/hyperlink" Target="https://www.emerald.com/insight/search?q=C.%20J.%20H.%20Mann" TargetMode="External"/><Relationship Id="rId35" Type="http://schemas.openxmlformats.org/officeDocument/2006/relationships/hyperlink" Target="https://doi.org/10.1007/978-3-319-21464-1_34" TargetMode="External"/><Relationship Id="rId43"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hrcak.srce.hr/134983" TargetMode="External"/><Relationship Id="rId33" Type="http://schemas.openxmlformats.org/officeDocument/2006/relationships/hyperlink" Target="https://doi.org/10.1145/2185520.2185587" TargetMode="External"/><Relationship Id="rId38" Type="http://schemas.openxmlformats.org/officeDocument/2006/relationships/hyperlink" Target="https://doi.org/10.1016/j.ijhcs.2017.11.003" TargetMode="External"/><Relationship Id="rId46" Type="http://schemas.openxmlformats.org/officeDocument/2006/relationships/theme" Target="theme/theme1.xml"/><Relationship Id="rId20" Type="http://schemas.openxmlformats.org/officeDocument/2006/relationships/hyperlink" Target="https://pdfs.semanticscholar.org/ec96/27d9dd6d9b17657ed4b70a0a98cb79f71728.pdf" TargetMode="External"/><Relationship Id="rId41"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D40AE-9C74-4A04-B837-1601B2BE1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33</Pages>
  <Words>8459</Words>
  <Characters>48221</Characters>
  <Application>Microsoft Office Word</Application>
  <DocSecurity>0</DocSecurity>
  <Lines>401</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Timperman</dc:creator>
  <cp:keywords/>
  <dc:description/>
  <cp:lastModifiedBy>Sean</cp:lastModifiedBy>
  <cp:revision>4</cp:revision>
  <cp:lastPrinted>2020-06-15T17:40:00Z</cp:lastPrinted>
  <dcterms:created xsi:type="dcterms:W3CDTF">2021-05-17T11:54:00Z</dcterms:created>
  <dcterms:modified xsi:type="dcterms:W3CDTF">2021-05-17T15:53:00Z</dcterms:modified>
</cp:coreProperties>
</file>